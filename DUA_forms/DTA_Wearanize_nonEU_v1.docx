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94E56" w14:textId="77777777" w:rsidR="00CA5FFD" w:rsidRPr="00D6688C" w:rsidRDefault="00CA5FFD" w:rsidP="00CA5FFD">
      <w:pPr>
        <w:pStyle w:val="Heading2"/>
        <w:tabs>
          <w:tab w:val="clear" w:pos="4395"/>
        </w:tabs>
        <w:jc w:val="center"/>
        <w:rPr>
          <w:rFonts w:ascii="Arial" w:hAnsi="Arial" w:cs="Arial"/>
          <w:sz w:val="20"/>
        </w:rPr>
      </w:pPr>
      <w:r w:rsidRPr="00D6688C">
        <w:rPr>
          <w:rFonts w:ascii="Arial" w:hAnsi="Arial" w:cs="Arial"/>
          <w:sz w:val="20"/>
        </w:rPr>
        <w:t xml:space="preserve">AGREEMENT ON THE SHARING OF </w:t>
      </w:r>
    </w:p>
    <w:p w14:paraId="609F0F55" w14:textId="77777777" w:rsidR="00CA5FFD" w:rsidRPr="00D6688C" w:rsidRDefault="00CA5FFD" w:rsidP="00CA5FFD">
      <w:pPr>
        <w:pStyle w:val="Heading2"/>
        <w:tabs>
          <w:tab w:val="clear" w:pos="4395"/>
        </w:tabs>
        <w:jc w:val="center"/>
        <w:rPr>
          <w:rFonts w:ascii="Arial" w:hAnsi="Arial" w:cs="Arial"/>
          <w:sz w:val="20"/>
        </w:rPr>
      </w:pPr>
      <w:r w:rsidRPr="00D6688C">
        <w:rPr>
          <w:rFonts w:ascii="Arial" w:hAnsi="Arial" w:cs="Arial"/>
          <w:sz w:val="20"/>
        </w:rPr>
        <w:t xml:space="preserve">PSEUDONYMIZED PERSONAL DATA </w:t>
      </w:r>
    </w:p>
    <w:p w14:paraId="511C24C4" w14:textId="77777777" w:rsidR="00CA5FFD" w:rsidRPr="00D6688C" w:rsidRDefault="00CA5FFD" w:rsidP="00CA5FFD">
      <w:pPr>
        <w:jc w:val="center"/>
        <w:rPr>
          <w:rFonts w:cs="Arial"/>
          <w:b/>
          <w:i/>
          <w:lang w:val="en-GB"/>
        </w:rPr>
      </w:pPr>
      <w:r w:rsidRPr="00D6688C">
        <w:rPr>
          <w:rFonts w:cs="Arial"/>
          <w:b/>
          <w:bCs/>
          <w:highlight w:val="yellow"/>
          <w:lang w:val="en-US"/>
        </w:rPr>
        <w:t>(for academic research)</w:t>
      </w:r>
    </w:p>
    <w:p w14:paraId="3FBB5AD4" w14:textId="77777777" w:rsidR="00CA5FFD" w:rsidRPr="00D6688C" w:rsidRDefault="00CA5FFD" w:rsidP="00CA5FFD">
      <w:pPr>
        <w:jc w:val="center"/>
        <w:rPr>
          <w:rFonts w:cs="Arial"/>
          <w:b/>
          <w:i/>
          <w:lang w:val="en-GB"/>
        </w:rPr>
      </w:pPr>
    </w:p>
    <w:p w14:paraId="119858E0" w14:textId="77777777" w:rsidR="00CA5FFD" w:rsidRPr="00D6688C" w:rsidRDefault="00CA5FFD" w:rsidP="00CA5FFD">
      <w:pPr>
        <w:rPr>
          <w:rFonts w:cs="Arial"/>
          <w:lang w:val="en-GB"/>
        </w:rPr>
      </w:pPr>
      <w:r w:rsidRPr="00D6688C">
        <w:rPr>
          <w:rFonts w:cs="Arial"/>
          <w:lang w:val="en-GB"/>
        </w:rPr>
        <w:t xml:space="preserve">This agreement (hereinafter referred to as “Agreement”) is made and entered by and between: </w:t>
      </w:r>
    </w:p>
    <w:p w14:paraId="1C964565" w14:textId="77777777" w:rsidR="00CA5FFD" w:rsidRPr="00D6688C" w:rsidRDefault="00CA5FFD" w:rsidP="00CA5FFD">
      <w:pPr>
        <w:rPr>
          <w:rFonts w:cs="Arial"/>
          <w:lang w:val="en-GB"/>
        </w:rPr>
      </w:pPr>
    </w:p>
    <w:p w14:paraId="69A4B7C5" w14:textId="77777777" w:rsidR="003F19B3" w:rsidRPr="00D6688C" w:rsidRDefault="003F19B3" w:rsidP="003F19B3">
      <w:pPr>
        <w:rPr>
          <w:rFonts w:cs="Arial"/>
          <w:lang w:val="en-US"/>
        </w:rPr>
      </w:pPr>
      <w:proofErr w:type="spellStart"/>
      <w:r w:rsidRPr="00812824">
        <w:rPr>
          <w:rFonts w:cs="Arial"/>
          <w:b/>
          <w:bCs/>
          <w:lang w:val="en-GB"/>
        </w:rPr>
        <w:t>Stichting</w:t>
      </w:r>
      <w:proofErr w:type="spellEnd"/>
      <w:r w:rsidRPr="00812824">
        <w:rPr>
          <w:rFonts w:cs="Arial"/>
          <w:b/>
          <w:bCs/>
          <w:lang w:val="en-GB"/>
        </w:rPr>
        <w:t xml:space="preserve"> Radboud </w:t>
      </w:r>
      <w:proofErr w:type="spellStart"/>
      <w:r w:rsidRPr="00812824">
        <w:rPr>
          <w:rFonts w:cs="Arial"/>
          <w:b/>
          <w:bCs/>
          <w:lang w:val="en-GB"/>
        </w:rPr>
        <w:t>universitair</w:t>
      </w:r>
      <w:proofErr w:type="spellEnd"/>
      <w:r w:rsidRPr="00812824">
        <w:rPr>
          <w:rFonts w:cs="Arial"/>
          <w:b/>
          <w:bCs/>
          <w:lang w:val="en-GB"/>
        </w:rPr>
        <w:t xml:space="preserve"> </w:t>
      </w:r>
      <w:proofErr w:type="spellStart"/>
      <w:r w:rsidRPr="00812824">
        <w:rPr>
          <w:rFonts w:cs="Arial"/>
          <w:b/>
          <w:bCs/>
          <w:lang w:val="en-GB"/>
        </w:rPr>
        <w:t>medisch</w:t>
      </w:r>
      <w:proofErr w:type="spellEnd"/>
      <w:r w:rsidRPr="00812824">
        <w:rPr>
          <w:rFonts w:cs="Arial"/>
          <w:b/>
          <w:bCs/>
          <w:lang w:val="en-GB"/>
        </w:rPr>
        <w:t xml:space="preserve"> centrum</w:t>
      </w:r>
      <w:r>
        <w:rPr>
          <w:rFonts w:cs="Arial"/>
          <w:lang w:val="en-GB"/>
        </w:rPr>
        <w:t xml:space="preserve">, </w:t>
      </w:r>
      <w:r w:rsidRPr="00812824">
        <w:rPr>
          <w:rFonts w:cs="Arial"/>
          <w:lang w:val="en-GB"/>
        </w:rPr>
        <w:t xml:space="preserve">established at Geert </w:t>
      </w:r>
      <w:proofErr w:type="spellStart"/>
      <w:r w:rsidRPr="00812824">
        <w:rPr>
          <w:rFonts w:cs="Arial"/>
          <w:lang w:val="en-GB"/>
        </w:rPr>
        <w:t>Grooteplein</w:t>
      </w:r>
      <w:proofErr w:type="spellEnd"/>
      <w:r w:rsidRPr="00812824">
        <w:rPr>
          <w:rFonts w:cs="Arial"/>
          <w:lang w:val="en-GB"/>
        </w:rPr>
        <w:t xml:space="preserve"> 10, P.O. Box 9101, 6500 HB Nijmegen, The Netherlands, legally represented by the undersigned, </w:t>
      </w:r>
      <w:r w:rsidRPr="00D6688C">
        <w:rPr>
          <w:rFonts w:cs="Arial"/>
          <w:lang w:val="en-US"/>
        </w:rPr>
        <w:t xml:space="preserve">hereinafter referred to as “PROVIDER” </w:t>
      </w:r>
    </w:p>
    <w:p w14:paraId="76B86D92" w14:textId="77777777" w:rsidR="00CA5FFD" w:rsidRPr="00D6688C" w:rsidRDefault="00CA5FFD" w:rsidP="00CA5FFD">
      <w:pPr>
        <w:pStyle w:val="Default"/>
        <w:rPr>
          <w:rFonts w:ascii="Arial" w:hAnsi="Arial" w:cs="Arial"/>
          <w:sz w:val="20"/>
          <w:szCs w:val="20"/>
          <w:lang w:val="en-US"/>
        </w:rPr>
      </w:pPr>
    </w:p>
    <w:p w14:paraId="1C5072FA" w14:textId="77777777" w:rsidR="00CA5FFD" w:rsidRPr="00D6688C" w:rsidRDefault="00CA5FFD" w:rsidP="00CA5FFD">
      <w:pPr>
        <w:pStyle w:val="Default"/>
        <w:rPr>
          <w:rFonts w:ascii="Arial" w:hAnsi="Arial" w:cs="Arial"/>
          <w:sz w:val="20"/>
          <w:szCs w:val="20"/>
          <w:lang w:val="en-US"/>
        </w:rPr>
      </w:pPr>
      <w:r w:rsidRPr="00D6688C">
        <w:rPr>
          <w:rFonts w:ascii="Arial" w:hAnsi="Arial" w:cs="Arial"/>
          <w:sz w:val="20"/>
          <w:szCs w:val="20"/>
          <w:lang w:val="en-US"/>
        </w:rPr>
        <w:t xml:space="preserve">and </w:t>
      </w:r>
    </w:p>
    <w:p w14:paraId="55579AE4" w14:textId="77777777" w:rsidR="00CA5FFD" w:rsidRPr="00D6688C" w:rsidRDefault="00CA5FFD" w:rsidP="00CA5FFD">
      <w:pPr>
        <w:pStyle w:val="Default"/>
        <w:rPr>
          <w:rFonts w:ascii="Arial" w:hAnsi="Arial" w:cs="Arial"/>
          <w:sz w:val="20"/>
          <w:szCs w:val="20"/>
          <w:lang w:val="en-US"/>
        </w:rPr>
      </w:pPr>
    </w:p>
    <w:p w14:paraId="08FC7EEE" w14:textId="5371ADFF" w:rsidR="00CA5FFD" w:rsidRDefault="0034796A" w:rsidP="00FA76A4">
      <w:pPr>
        <w:rPr>
          <w:rFonts w:eastAsia="Calibri" w:cs="Arial"/>
          <w:color w:val="000000"/>
          <w:lang w:val="en-GB" w:eastAsia="en-US"/>
        </w:rPr>
      </w:pPr>
      <w:r w:rsidRPr="00E947AF">
        <w:rPr>
          <w:rFonts w:eastAsia="Calibri" w:cs="Arial"/>
          <w:b/>
          <w:bCs/>
          <w:color w:val="000000"/>
          <w:highlight w:val="yellow"/>
          <w:lang w:val="en-US" w:eastAsia="en-US"/>
        </w:rPr>
        <w:t>[full name of the recipient institute]</w:t>
      </w:r>
      <w:r w:rsidR="005D5D5F" w:rsidRPr="00E947AF">
        <w:rPr>
          <w:rFonts w:eastAsia="Calibri" w:cs="Arial"/>
          <w:color w:val="000000"/>
          <w:highlight w:val="yellow"/>
          <w:lang w:val="en-GB" w:eastAsia="en-US"/>
        </w:rPr>
        <w:t>,</w:t>
      </w:r>
      <w:r w:rsidR="005D5D5F" w:rsidRPr="005D5D5F">
        <w:rPr>
          <w:rFonts w:eastAsia="Calibri" w:cs="Arial"/>
          <w:color w:val="000000"/>
          <w:lang w:val="en-GB" w:eastAsia="en-US"/>
        </w:rPr>
        <w:t xml:space="preserve"> having its principal office at </w:t>
      </w:r>
      <w:r w:rsidR="00FA76A4" w:rsidRPr="00E947AF">
        <w:rPr>
          <w:rFonts w:eastAsia="Calibri" w:cs="Arial"/>
          <w:b/>
          <w:bCs/>
          <w:color w:val="000000"/>
          <w:highlight w:val="yellow"/>
          <w:lang w:val="en-US" w:eastAsia="en-US"/>
        </w:rPr>
        <w:t>[full address of the recipient institute]</w:t>
      </w:r>
      <w:r w:rsidR="00FA76A4" w:rsidRPr="00FA76A4">
        <w:rPr>
          <w:rFonts w:eastAsia="Calibri" w:cs="Arial"/>
          <w:b/>
          <w:bCs/>
          <w:color w:val="000000"/>
          <w:lang w:val="en-US" w:eastAsia="en-US"/>
        </w:rPr>
        <w:t>,</w:t>
      </w:r>
      <w:r w:rsidR="005D5D5F" w:rsidRPr="005D5D5F">
        <w:rPr>
          <w:rFonts w:eastAsia="Calibri" w:cs="Arial"/>
          <w:color w:val="000000"/>
          <w:lang w:val="en-GB" w:eastAsia="en-US"/>
        </w:rPr>
        <w:t xml:space="preserve"> legally represented by the undersigned, hereinafter referred to as “RECIPIENT”.</w:t>
      </w:r>
    </w:p>
    <w:p w14:paraId="52E79C49" w14:textId="77777777" w:rsidR="005D5D5F" w:rsidRPr="005D5D5F" w:rsidRDefault="005D5D5F" w:rsidP="00CA5FFD">
      <w:pPr>
        <w:rPr>
          <w:rFonts w:cs="Arial"/>
          <w:lang w:val="en-GB"/>
        </w:rPr>
      </w:pPr>
    </w:p>
    <w:p w14:paraId="599E12ED" w14:textId="77777777" w:rsidR="00CA5FFD" w:rsidRPr="00D6688C" w:rsidRDefault="00CA5FFD" w:rsidP="00CA5FFD">
      <w:pPr>
        <w:rPr>
          <w:rFonts w:cs="Arial"/>
          <w:lang w:val="en-GB"/>
        </w:rPr>
      </w:pPr>
      <w:r w:rsidRPr="00D6688C">
        <w:rPr>
          <w:rFonts w:cs="Arial"/>
          <w:lang w:val="en-GB"/>
        </w:rPr>
        <w:t>PROVIDER and RECIPIENT hereinafter jointly referred to as “Parties” and individually as “Party”;</w:t>
      </w:r>
    </w:p>
    <w:p w14:paraId="2048FD38" w14:textId="77777777" w:rsidR="00CA5FFD" w:rsidRPr="00D6688C" w:rsidRDefault="00CA5FFD" w:rsidP="00CA5FFD">
      <w:pPr>
        <w:rPr>
          <w:rFonts w:cs="Arial"/>
          <w:lang w:val="en-GB"/>
        </w:rPr>
      </w:pPr>
    </w:p>
    <w:p w14:paraId="2B270F22" w14:textId="77777777" w:rsidR="00CA5FFD" w:rsidRPr="00D6688C" w:rsidRDefault="00CA5FFD" w:rsidP="00CA5FFD">
      <w:pPr>
        <w:pStyle w:val="BodyText"/>
        <w:rPr>
          <w:rFonts w:cs="Arial"/>
        </w:rPr>
      </w:pPr>
      <w:r w:rsidRPr="00D6688C">
        <w:rPr>
          <w:rFonts w:cs="Arial"/>
        </w:rPr>
        <w:t>WHEREAS</w:t>
      </w:r>
    </w:p>
    <w:p w14:paraId="147C5143" w14:textId="77777777" w:rsidR="00CA5FFD" w:rsidRPr="00D6688C" w:rsidRDefault="00CA5FFD" w:rsidP="00CA5FFD">
      <w:pPr>
        <w:pStyle w:val="BodyText"/>
        <w:rPr>
          <w:rFonts w:cs="Arial"/>
        </w:rPr>
      </w:pPr>
    </w:p>
    <w:p w14:paraId="00463CE1" w14:textId="77777777" w:rsidR="00CA5FFD" w:rsidRPr="00D6688C" w:rsidRDefault="00CA5FFD" w:rsidP="00E2763D">
      <w:pPr>
        <w:pStyle w:val="opsommingNFU2"/>
        <w:rPr>
          <w:lang w:val="en-GB"/>
        </w:rPr>
      </w:pPr>
      <w:r w:rsidRPr="00D6688C">
        <w:rPr>
          <w:lang w:val="en-GB"/>
        </w:rPr>
        <w:t xml:space="preserve">PROVIDER has obtained and / or generated </w:t>
      </w:r>
      <w:r w:rsidRPr="00D6688C">
        <w:rPr>
          <w:lang w:val="en-US"/>
        </w:rPr>
        <w:t>DATA as further defined below;</w:t>
      </w:r>
      <w:r w:rsidRPr="00D6688C">
        <w:rPr>
          <w:lang w:val="en-GB"/>
        </w:rPr>
        <w:t xml:space="preserve"> </w:t>
      </w:r>
    </w:p>
    <w:p w14:paraId="219A266F" w14:textId="11DD3850" w:rsidR="00CA5FFD" w:rsidRPr="00D6688C" w:rsidRDefault="00CA5FFD" w:rsidP="009045C6">
      <w:pPr>
        <w:pStyle w:val="opsommingNFU2"/>
        <w:rPr>
          <w:lang w:val="en-GB"/>
        </w:rPr>
      </w:pPr>
      <w:r w:rsidRPr="00D6688C">
        <w:rPr>
          <w:lang w:val="en-GB"/>
        </w:rPr>
        <w:t>R</w:t>
      </w:r>
      <w:r w:rsidR="00CF414E" w:rsidRPr="00CF414E">
        <w:rPr>
          <w:lang w:val="en-GB"/>
        </w:rPr>
        <w:t xml:space="preserve">ECIPIENT, through </w:t>
      </w:r>
      <w:r w:rsidR="009045C6" w:rsidRPr="002405C2">
        <w:rPr>
          <w:b/>
          <w:bCs/>
          <w:highlight w:val="yellow"/>
          <w:lang w:val="en-US"/>
        </w:rPr>
        <w:t>[name of the recipient scientist]</w:t>
      </w:r>
      <w:r w:rsidR="00CF414E" w:rsidRPr="00CF414E">
        <w:rPr>
          <w:lang w:val="en-GB"/>
        </w:rPr>
        <w:t xml:space="preserve">, hereinafter referred to as “RECIPIENT SCIENTIST”, has requested PROVIDER, through </w:t>
      </w:r>
      <w:r w:rsidR="00CF414E" w:rsidRPr="00CF414E">
        <w:rPr>
          <w:b/>
          <w:bCs/>
          <w:lang w:val="en-GB"/>
        </w:rPr>
        <w:t>Dr. Martin Dresler</w:t>
      </w:r>
      <w:r w:rsidR="00CF414E" w:rsidRPr="00CF414E">
        <w:rPr>
          <w:lang w:val="en-GB"/>
        </w:rPr>
        <w:t>, hereinafter referred to as “PROVIDER'S SCIENTIST”, to provide RECIPIENT with the DATA for use by RECIPIENT’S SCIENTIST for the purpose of its RECIPIENT’S RESEARCH PLAN;</w:t>
      </w:r>
    </w:p>
    <w:p w14:paraId="31C127A0" w14:textId="77777777" w:rsidR="00CA5FFD" w:rsidRPr="00D6688C" w:rsidRDefault="00CA5FFD" w:rsidP="00E2763D">
      <w:pPr>
        <w:pStyle w:val="opsommingNFU2"/>
        <w:rPr>
          <w:lang w:val="en-GB"/>
        </w:rPr>
      </w:pPr>
      <w:r w:rsidRPr="00D6688C">
        <w:rPr>
          <w:lang w:val="en-GB"/>
        </w:rPr>
        <w:t>The purpose and means of RECIPIENT’S RESEARCH PLAN have been determined by RECIPIENT;</w:t>
      </w:r>
    </w:p>
    <w:p w14:paraId="5A19E8EF" w14:textId="77777777" w:rsidR="00CA5FFD" w:rsidRPr="00D6688C" w:rsidRDefault="00CA5FFD" w:rsidP="00E2763D">
      <w:pPr>
        <w:pStyle w:val="opsommingNFU2"/>
        <w:rPr>
          <w:lang w:val="en-GB"/>
        </w:rPr>
      </w:pPr>
      <w:r w:rsidRPr="00D6688C">
        <w:rPr>
          <w:lang w:val="en-GB"/>
        </w:rPr>
        <w:t>PROVIDER is willing, subject to the terms and conditions of this Agreement, to provide the DATA to RECIPIENT.</w:t>
      </w:r>
    </w:p>
    <w:p w14:paraId="2F0A016D" w14:textId="77777777" w:rsidR="00CA5FFD" w:rsidRPr="00D6688C" w:rsidRDefault="00CA5FFD" w:rsidP="00CA5FFD">
      <w:pPr>
        <w:rPr>
          <w:rFonts w:cs="Arial"/>
          <w:lang w:val="en-US"/>
        </w:rPr>
      </w:pPr>
    </w:p>
    <w:p w14:paraId="57D112CF" w14:textId="307E4570" w:rsidR="00CA5FFD" w:rsidRPr="00D6688C" w:rsidRDefault="00CA5FFD" w:rsidP="00CA5FFD">
      <w:pPr>
        <w:rPr>
          <w:rFonts w:cs="Arial"/>
          <w:lang w:val="en-GB"/>
        </w:rPr>
      </w:pPr>
      <w:r w:rsidRPr="00D6688C">
        <w:rPr>
          <w:rFonts w:cs="Arial"/>
          <w:b/>
          <w:lang w:val="en-US"/>
        </w:rPr>
        <w:t>I Definitions</w:t>
      </w:r>
    </w:p>
    <w:p w14:paraId="0ACB80DE" w14:textId="7684784A" w:rsidR="00CA5FFD" w:rsidRPr="00D6688C" w:rsidRDefault="00CA5FFD" w:rsidP="00E837FD">
      <w:pPr>
        <w:pStyle w:val="opsommingNFU3"/>
        <w:rPr>
          <w:lang w:val="en-GB"/>
        </w:rPr>
      </w:pPr>
      <w:r w:rsidRPr="00D6688C">
        <w:rPr>
          <w:lang w:val="en-US"/>
        </w:rPr>
        <w:t>DATA: the data being transferred under this Agreement is the data that is further specified in Annex I to this Agreement, provided without directly identifying personal information. The DATA constitutes pseudonymized personal health data under the GDPR.</w:t>
      </w:r>
    </w:p>
    <w:p w14:paraId="3C1B8D2E" w14:textId="6E788B1C" w:rsidR="00CA5FFD" w:rsidRPr="00D6688C" w:rsidRDefault="00CA5FFD" w:rsidP="00E837FD">
      <w:pPr>
        <w:pStyle w:val="opsommingNFU3"/>
        <w:rPr>
          <w:lang w:val="en-GB"/>
        </w:rPr>
      </w:pPr>
      <w:r w:rsidRPr="00D6688C">
        <w:rPr>
          <w:lang w:val="en-US"/>
        </w:rPr>
        <w:t>RECIPIENT’S RESEARCH PLAN: T</w:t>
      </w:r>
      <w:r w:rsidRPr="00D6688C">
        <w:rPr>
          <w:lang w:val="en-GB"/>
        </w:rPr>
        <w:t xml:space="preserve">he research plan specified in Annex II to this Agreement for which the DATA may be used. </w:t>
      </w:r>
    </w:p>
    <w:p w14:paraId="0803F0F6" w14:textId="7F3DF543" w:rsidR="00CA5FFD" w:rsidRPr="00D6688C" w:rsidRDefault="00CA5FFD" w:rsidP="00E837FD">
      <w:pPr>
        <w:pStyle w:val="opsommingNFU3"/>
        <w:rPr>
          <w:lang w:val="en-US"/>
        </w:rPr>
      </w:pPr>
      <w:r w:rsidRPr="00D6688C">
        <w:rPr>
          <w:lang w:val="en-US"/>
        </w:rPr>
        <w:t xml:space="preserve">EFFECTIVE DATE: </w:t>
      </w:r>
      <w:r w:rsidRPr="00D6688C">
        <w:rPr>
          <w:lang w:val="en-GB"/>
        </w:rPr>
        <w:t>The date of last signing of this Agreement.</w:t>
      </w:r>
    </w:p>
    <w:p w14:paraId="1A3FB947" w14:textId="3D5CD352" w:rsidR="00CA5FFD" w:rsidRPr="00D6688C" w:rsidRDefault="00CA5FFD" w:rsidP="00E837FD">
      <w:pPr>
        <w:pStyle w:val="opsommingNFU3"/>
        <w:rPr>
          <w:lang w:val="en-US"/>
        </w:rPr>
      </w:pPr>
      <w:r w:rsidRPr="00D6688C">
        <w:rPr>
          <w:lang w:val="en-GB"/>
        </w:rPr>
        <w:t xml:space="preserve">INVENTION: </w:t>
      </w:r>
      <w:r w:rsidRPr="00D6688C">
        <w:rPr>
          <w:lang w:val="en-US"/>
        </w:rPr>
        <w:t xml:space="preserve">any invention, discovery , improvement, material, signal, process, formula, know-how or other innovation related to or arising from the use of the DATA and/or CONFIDENTIAL INFORMATION , whether patentable or not and obtained as a result of the </w:t>
      </w:r>
      <w:r w:rsidRPr="00D6688C">
        <w:rPr>
          <w:lang w:val="en-US"/>
        </w:rPr>
        <w:tab/>
        <w:t>performance of RECIPIENT’S RESEARCH PLAN.</w:t>
      </w:r>
    </w:p>
    <w:p w14:paraId="19B39D35" w14:textId="76D3D03C" w:rsidR="00CA5FFD" w:rsidRPr="00D6688C" w:rsidRDefault="00CA5FFD" w:rsidP="00E837FD">
      <w:pPr>
        <w:pStyle w:val="opsommingNFU3"/>
        <w:rPr>
          <w:lang w:val="en-GB"/>
        </w:rPr>
      </w:pPr>
      <w:r w:rsidRPr="00D6688C">
        <w:rPr>
          <w:lang w:val="en-GB"/>
        </w:rPr>
        <w:t xml:space="preserve">CONFIDENTIAL INFORMATION: All information, </w:t>
      </w:r>
      <w:r w:rsidRPr="00D6688C">
        <w:rPr>
          <w:lang w:val="en-US"/>
        </w:rPr>
        <w:t>know-how, grant applications, method of work, techniques, expertise of</w:t>
      </w:r>
      <w:r w:rsidRPr="00D6688C">
        <w:rPr>
          <w:lang w:val="en-GB"/>
        </w:rPr>
        <w:t xml:space="preserve"> PROVIDER regarding the DATA</w:t>
      </w:r>
      <w:bookmarkStart w:id="0" w:name="_Hlk13427517"/>
      <w:r w:rsidRPr="00D6688C">
        <w:rPr>
          <w:lang w:val="en-GB"/>
        </w:rPr>
        <w:t>, its characteristics and PROVIDER’s research concerning the DATA, whether of a scientific, technical, engineering, operational, or economic nature</w:t>
      </w:r>
      <w:bookmarkEnd w:id="0"/>
      <w:r w:rsidRPr="00D6688C">
        <w:rPr>
          <w:lang w:val="en-GB"/>
        </w:rPr>
        <w:t xml:space="preserve">, supplied to or obtained by RECIPIENT in written form, in the form of drawings or in the recording of oral conversation, or samples. </w:t>
      </w:r>
    </w:p>
    <w:p w14:paraId="1AA2A783" w14:textId="72DFD192" w:rsidR="00CA5FFD" w:rsidRPr="00D6688C" w:rsidRDefault="00CA5FFD" w:rsidP="00E837FD">
      <w:pPr>
        <w:pStyle w:val="opsommingNFU3"/>
        <w:rPr>
          <w:lang w:val="en-GB"/>
        </w:rPr>
      </w:pPr>
      <w:r w:rsidRPr="00D6688C">
        <w:rPr>
          <w:lang w:val="en-GB"/>
        </w:rPr>
        <w:t xml:space="preserve">GDPR: the Regulation (EU) 2016/679 of the European Parliament and of the Council of 27 April 2016 on the protection of natural persons with regard to the processing of personal </w:t>
      </w:r>
      <w:r w:rsidRPr="00D6688C">
        <w:rPr>
          <w:lang w:val="en-GB"/>
        </w:rPr>
        <w:tab/>
        <w:t>data and on the free movement of such data (General Data Protection Regulation)</w:t>
      </w:r>
    </w:p>
    <w:p w14:paraId="6D011B56" w14:textId="787859DE" w:rsidR="00CA5FFD" w:rsidRPr="00D6688C" w:rsidRDefault="00CA5FFD" w:rsidP="00E837FD">
      <w:pPr>
        <w:pStyle w:val="opsommingNFU3"/>
        <w:rPr>
          <w:lang w:val="en-GB"/>
        </w:rPr>
      </w:pPr>
      <w:r w:rsidRPr="00D6688C">
        <w:rPr>
          <w:lang w:val="en-GB"/>
        </w:rPr>
        <w:t>APPLICABLE DATA PROTECTION LAW</w:t>
      </w:r>
      <w:r w:rsidRPr="00D6688C">
        <w:rPr>
          <w:i/>
          <w:lang w:val="en-GB"/>
        </w:rPr>
        <w:t xml:space="preserve">: </w:t>
      </w:r>
      <w:r w:rsidRPr="00D6688C">
        <w:rPr>
          <w:lang w:val="en-GB"/>
        </w:rPr>
        <w:t>the GDPR and any additional locally applicable data protection legislation.</w:t>
      </w:r>
    </w:p>
    <w:p w14:paraId="5E82AEC5" w14:textId="7699A183" w:rsidR="00CA5FFD" w:rsidRPr="00D6688C" w:rsidRDefault="00CA5FFD" w:rsidP="00E837FD">
      <w:pPr>
        <w:pStyle w:val="opsommingNFU3"/>
        <w:rPr>
          <w:lang w:val="en-GB"/>
        </w:rPr>
      </w:pPr>
      <w:bookmarkStart w:id="1" w:name="_Hlk13491051"/>
      <w:r w:rsidRPr="00D6688C">
        <w:rPr>
          <w:lang w:val="en-GB"/>
        </w:rPr>
        <w:t>SUBJECT</w:t>
      </w:r>
      <w:bookmarkEnd w:id="1"/>
      <w:r w:rsidRPr="00D6688C">
        <w:rPr>
          <w:lang w:val="en-GB"/>
        </w:rPr>
        <w:t xml:space="preserve">(S): </w:t>
      </w:r>
      <w:r w:rsidRPr="00D6688C">
        <w:rPr>
          <w:lang w:val="en-US"/>
        </w:rPr>
        <w:t>shall mean the patient or other person from whom the DATA was obtained.</w:t>
      </w:r>
    </w:p>
    <w:p w14:paraId="5677B792" w14:textId="77777777" w:rsidR="00CA5FFD" w:rsidRPr="00D6688C" w:rsidRDefault="00CA5FFD" w:rsidP="00CA5FFD">
      <w:pPr>
        <w:ind w:left="705" w:hanging="705"/>
        <w:rPr>
          <w:rFonts w:cs="Arial"/>
          <w:lang w:val="en-GB"/>
        </w:rPr>
      </w:pPr>
    </w:p>
    <w:p w14:paraId="49CA4D7B" w14:textId="77777777" w:rsidR="00CA5FFD" w:rsidRPr="00D6688C" w:rsidRDefault="00CA5FFD" w:rsidP="00CA5FFD">
      <w:pPr>
        <w:rPr>
          <w:rFonts w:cs="Arial"/>
          <w:lang w:val="en-GB"/>
        </w:rPr>
      </w:pPr>
    </w:p>
    <w:p w14:paraId="710B41AB" w14:textId="77777777" w:rsidR="00CA5FFD" w:rsidRPr="00D6688C" w:rsidRDefault="00CA5FFD" w:rsidP="00CA5FFD">
      <w:pPr>
        <w:rPr>
          <w:rFonts w:cs="Arial"/>
          <w:lang w:val="en-GB"/>
        </w:rPr>
      </w:pPr>
      <w:r w:rsidRPr="00D6688C">
        <w:rPr>
          <w:rFonts w:cs="Arial"/>
          <w:b/>
          <w:bCs/>
          <w:color w:val="000000"/>
          <w:lang w:val="en-US"/>
        </w:rPr>
        <w:t>II. Terms and Conditions of this Agreement:</w:t>
      </w:r>
    </w:p>
    <w:p w14:paraId="4491C0DE" w14:textId="4794E22F" w:rsidR="00CA5FFD" w:rsidRPr="00155C60" w:rsidRDefault="00CA5FFD" w:rsidP="003E3E37">
      <w:pPr>
        <w:pStyle w:val="opsommingNFU3"/>
        <w:numPr>
          <w:ilvl w:val="0"/>
          <w:numId w:val="5"/>
        </w:numPr>
        <w:ind w:left="284" w:hanging="284"/>
        <w:rPr>
          <w:lang w:val="en-US"/>
        </w:rPr>
      </w:pPr>
      <w:r w:rsidRPr="00155C60">
        <w:rPr>
          <w:lang w:val="en-US"/>
        </w:rPr>
        <w:lastRenderedPageBreak/>
        <w:t>The DATA and any other information provided is made available as a service to the research community and no ownership rights in the DATA and any other information shall be obtained by RECIPIENT under this Agreement.</w:t>
      </w:r>
    </w:p>
    <w:p w14:paraId="26A0D3A0" w14:textId="77777777" w:rsidR="00CA5FFD" w:rsidRPr="00155C60" w:rsidRDefault="00CA5FFD" w:rsidP="009148AD">
      <w:pPr>
        <w:pStyle w:val="opsommingNFU3"/>
        <w:numPr>
          <w:ilvl w:val="0"/>
          <w:numId w:val="0"/>
        </w:numPr>
        <w:ind w:left="284"/>
        <w:rPr>
          <w:lang w:val="en-GB"/>
        </w:rPr>
      </w:pPr>
    </w:p>
    <w:p w14:paraId="0B26286D" w14:textId="7E3E3EB3" w:rsidR="009148AD" w:rsidRPr="008336E7" w:rsidRDefault="009148AD" w:rsidP="003E3E37">
      <w:pPr>
        <w:pStyle w:val="opsommingNFU3"/>
        <w:numPr>
          <w:ilvl w:val="0"/>
          <w:numId w:val="5"/>
        </w:numPr>
        <w:ind w:left="284" w:hanging="284"/>
        <w:rPr>
          <w:color w:val="000000"/>
          <w:lang w:val="en-US"/>
        </w:rPr>
      </w:pPr>
    </w:p>
    <w:p w14:paraId="02E365D7" w14:textId="6E91A92E" w:rsidR="00CA5FFD" w:rsidRPr="009148AD" w:rsidRDefault="00CA5FFD" w:rsidP="003E3E37">
      <w:pPr>
        <w:pStyle w:val="opsommingNFU2"/>
        <w:numPr>
          <w:ilvl w:val="0"/>
          <w:numId w:val="6"/>
        </w:numPr>
        <w:ind w:left="284" w:hanging="284"/>
        <w:rPr>
          <w:lang w:val="en-US"/>
        </w:rPr>
      </w:pPr>
      <w:r w:rsidRPr="009148AD">
        <w:rPr>
          <w:lang w:val="en-US"/>
        </w:rPr>
        <w:t>DATA shall be provided by PROVIDER in a sufficiently secure manner and Parties shall handle all DATA in accordance with the APPLICABLE DATA PROTECTION LAW and shall keep such DATA confidential without any of the exclusions contained in Article 11 below.</w:t>
      </w:r>
    </w:p>
    <w:p w14:paraId="68C68BDF" w14:textId="18DAF24F" w:rsidR="00CA5FFD" w:rsidRPr="009148AD" w:rsidRDefault="00CA5FFD" w:rsidP="003E3E37">
      <w:pPr>
        <w:pStyle w:val="opsommingNFU2"/>
        <w:numPr>
          <w:ilvl w:val="0"/>
          <w:numId w:val="6"/>
        </w:numPr>
        <w:ind w:left="284" w:hanging="284"/>
        <w:rPr>
          <w:lang w:val="en-US"/>
        </w:rPr>
      </w:pPr>
      <w:r w:rsidRPr="009148AD">
        <w:rPr>
          <w:lang w:val="en-US"/>
        </w:rPr>
        <w:t xml:space="preserve">With respect to the DATA, RECIPIENT shall be considered to be a separate data controller under the APPLICABLE DATA PROTECTION LAW for the processing of the DATA for RECIPIENT’S RESEARCH PLAN. </w:t>
      </w:r>
    </w:p>
    <w:p w14:paraId="23F0CEA5" w14:textId="41E5D9E6" w:rsidR="00CA5FFD" w:rsidRPr="009148AD" w:rsidRDefault="00CA5FFD" w:rsidP="003E3E37">
      <w:pPr>
        <w:pStyle w:val="opsommingNFU2"/>
        <w:numPr>
          <w:ilvl w:val="0"/>
          <w:numId w:val="6"/>
        </w:numPr>
        <w:ind w:left="284" w:hanging="284"/>
        <w:rPr>
          <w:lang w:val="en-US"/>
        </w:rPr>
      </w:pPr>
      <w:r w:rsidRPr="009148AD">
        <w:rPr>
          <w:lang w:val="en-US"/>
        </w:rPr>
        <w:t>RECIPIENT shall implement appropriate technical and organizational measures to meet the requirements for data controllers of the APPLICABLE DATA PROTECTION LAW.</w:t>
      </w:r>
    </w:p>
    <w:p w14:paraId="6834583F" w14:textId="7E67528E" w:rsidR="00CA5FFD" w:rsidRPr="009148AD" w:rsidRDefault="00CA5FFD" w:rsidP="003E3E37">
      <w:pPr>
        <w:pStyle w:val="opsommingNFU2"/>
        <w:numPr>
          <w:ilvl w:val="0"/>
          <w:numId w:val="6"/>
        </w:numPr>
        <w:ind w:left="284" w:hanging="284"/>
        <w:rPr>
          <w:lang w:val="en-US"/>
        </w:rPr>
      </w:pPr>
      <w:r w:rsidRPr="009148AD">
        <w:rPr>
          <w:lang w:val="en-US"/>
        </w:rPr>
        <w:t>If RECIPIENT becomes aware of a personal data breach, RECIPIENT shall promptly notify PROVIDER. In such a case Parties will fully cooperate with each other to remedy the personal data breach, fulfill the statutory notification obligations timely and cure any damages. The term ‘personal data breach’ refers to articles 33 and 34 of GDPR.</w:t>
      </w:r>
    </w:p>
    <w:p w14:paraId="3B2A4D97" w14:textId="7ADE9C38" w:rsidR="00CA5FFD" w:rsidRPr="009148AD" w:rsidRDefault="00CA5FFD" w:rsidP="003E3E37">
      <w:pPr>
        <w:pStyle w:val="opsommingNFU2"/>
        <w:numPr>
          <w:ilvl w:val="0"/>
          <w:numId w:val="6"/>
        </w:numPr>
        <w:ind w:left="284" w:hanging="284"/>
        <w:rPr>
          <w:lang w:val="en-GB"/>
        </w:rPr>
      </w:pPr>
      <w:r w:rsidRPr="009148AD">
        <w:rPr>
          <w:lang w:val="en-US"/>
        </w:rPr>
        <w:t xml:space="preserve">In the event that SUBJECT withdraws his/her permission for the use thereof, PROVIDER </w:t>
      </w:r>
      <w:r w:rsidR="009148AD">
        <w:rPr>
          <w:lang w:val="en-US"/>
        </w:rPr>
        <w:t>s</w:t>
      </w:r>
      <w:r w:rsidRPr="009148AD">
        <w:rPr>
          <w:lang w:val="en-US"/>
        </w:rPr>
        <w:t xml:space="preserve">hall supply RECIPIENT with sufficient information and RECIPIENT shall immediately cease all use of the relevant DATA and shall delete all copies of the relevant DATA. </w:t>
      </w:r>
      <w:r w:rsidRPr="009148AD">
        <w:rPr>
          <w:lang w:val="en-GB"/>
        </w:rPr>
        <w:t>Upon request from PROVIDER, RECIPIENT shall confirm in writing the complete deletion of such DATA.</w:t>
      </w:r>
    </w:p>
    <w:p w14:paraId="60EF787D" w14:textId="0532554A" w:rsidR="00CA5FFD" w:rsidRDefault="00CA5FFD" w:rsidP="003E3E37">
      <w:pPr>
        <w:pStyle w:val="opsommingNFU2"/>
        <w:numPr>
          <w:ilvl w:val="0"/>
          <w:numId w:val="6"/>
        </w:numPr>
        <w:ind w:left="284" w:hanging="284"/>
        <w:rPr>
          <w:lang w:val="en-GB"/>
        </w:rPr>
      </w:pPr>
      <w:r w:rsidRPr="009148AD">
        <w:rPr>
          <w:lang w:val="en-GB"/>
        </w:rPr>
        <w:t>PROVIDER shall be data controller of the DATA under the GDPR up until the moment the DATA is provided to RECIPIENT.</w:t>
      </w:r>
    </w:p>
    <w:p w14:paraId="76FEA7C2" w14:textId="77777777" w:rsidR="009148AD" w:rsidRPr="009148AD" w:rsidRDefault="009148AD" w:rsidP="009148AD">
      <w:pPr>
        <w:pStyle w:val="opsommingNFU2"/>
        <w:numPr>
          <w:ilvl w:val="0"/>
          <w:numId w:val="0"/>
        </w:numPr>
        <w:ind w:left="284"/>
        <w:rPr>
          <w:lang w:val="en-GB"/>
        </w:rPr>
      </w:pPr>
    </w:p>
    <w:p w14:paraId="17A946A3" w14:textId="54EC3E12" w:rsidR="00CA5FFD" w:rsidRPr="00155C60" w:rsidRDefault="00CA5FFD" w:rsidP="00CF2319">
      <w:pPr>
        <w:pStyle w:val="opsommingNFU3"/>
        <w:numPr>
          <w:ilvl w:val="0"/>
          <w:numId w:val="0"/>
        </w:numPr>
        <w:ind w:left="284"/>
        <w:rPr>
          <w:lang w:val="en-GB"/>
        </w:rPr>
      </w:pPr>
      <w:r w:rsidRPr="00155C60">
        <w:rPr>
          <w:lang w:val="en-GB"/>
        </w:rPr>
        <w:t>The Parties’ contact details for inquiries regarding handling and protection of DATA are as follows:</w:t>
      </w:r>
    </w:p>
    <w:p w14:paraId="54079B0E" w14:textId="77777777" w:rsidR="00CA5FFD" w:rsidRPr="00155C60" w:rsidRDefault="00CA5FFD" w:rsidP="009148AD">
      <w:pPr>
        <w:pStyle w:val="opsommingNFU3"/>
        <w:numPr>
          <w:ilvl w:val="0"/>
          <w:numId w:val="0"/>
        </w:numPr>
        <w:ind w:left="284"/>
        <w:rPr>
          <w:lang w:val="en-GB"/>
        </w:rPr>
      </w:pPr>
    </w:p>
    <w:p w14:paraId="2CB0C289" w14:textId="77777777" w:rsidR="00CF2319" w:rsidRDefault="00850630" w:rsidP="00CF2319">
      <w:pPr>
        <w:pStyle w:val="opsommingNFU3"/>
        <w:numPr>
          <w:ilvl w:val="0"/>
          <w:numId w:val="0"/>
        </w:numPr>
        <w:ind w:left="284"/>
        <w:rPr>
          <w:lang w:val="en-GB"/>
        </w:rPr>
      </w:pPr>
      <w:r w:rsidRPr="00850630">
        <w:rPr>
          <w:lang w:val="en-GB"/>
        </w:rPr>
        <w:t xml:space="preserve">For RECIPIENT, to: </w:t>
      </w:r>
    </w:p>
    <w:p w14:paraId="3B2BE9B2" w14:textId="77777777" w:rsidR="00CF2319" w:rsidRDefault="00CF2319" w:rsidP="008336E7">
      <w:pPr>
        <w:pStyle w:val="opsommingNFU3"/>
        <w:numPr>
          <w:ilvl w:val="0"/>
          <w:numId w:val="0"/>
        </w:numPr>
        <w:ind w:left="284" w:hanging="284"/>
        <w:rPr>
          <w:lang w:val="en-GB"/>
        </w:rPr>
      </w:pPr>
    </w:p>
    <w:p w14:paraId="2C840A4A" w14:textId="3C8F39F1" w:rsidR="00CF2319" w:rsidRDefault="00850630" w:rsidP="00422A68">
      <w:pPr>
        <w:pStyle w:val="opsommingNFU3"/>
        <w:numPr>
          <w:ilvl w:val="0"/>
          <w:numId w:val="0"/>
        </w:numPr>
        <w:ind w:left="284"/>
        <w:rPr>
          <w:lang w:val="en-US"/>
        </w:rPr>
      </w:pPr>
      <w:r w:rsidRPr="00850630">
        <w:rPr>
          <w:lang w:val="en-GB"/>
        </w:rPr>
        <w:t xml:space="preserve">Name : </w:t>
      </w:r>
      <w:r w:rsidR="004A28B0">
        <w:rPr>
          <w:lang w:val="en-GB"/>
        </w:rPr>
        <w:tab/>
      </w:r>
      <w:r w:rsidR="00422A68" w:rsidRPr="004A28B0">
        <w:rPr>
          <w:highlight w:val="yellow"/>
          <w:lang w:val="en-US"/>
        </w:rPr>
        <w:t>[name of the recipient scientist]</w:t>
      </w:r>
    </w:p>
    <w:p w14:paraId="429F0179" w14:textId="77777777" w:rsidR="00CB261A" w:rsidRDefault="00CB261A" w:rsidP="00422A68">
      <w:pPr>
        <w:pStyle w:val="opsommingNFU3"/>
        <w:numPr>
          <w:ilvl w:val="0"/>
          <w:numId w:val="0"/>
        </w:numPr>
        <w:ind w:left="284"/>
        <w:rPr>
          <w:lang w:val="en-US"/>
        </w:rPr>
      </w:pPr>
    </w:p>
    <w:p w14:paraId="002C5CD2" w14:textId="11579E29" w:rsidR="00CB261A" w:rsidRPr="004A28B0" w:rsidRDefault="00CB261A" w:rsidP="004A28B0">
      <w:pPr>
        <w:pStyle w:val="opsommingNFU3"/>
        <w:numPr>
          <w:ilvl w:val="0"/>
          <w:numId w:val="0"/>
        </w:numPr>
        <w:ind w:left="284"/>
        <w:rPr>
          <w:lang w:val="en-US"/>
        </w:rPr>
      </w:pPr>
      <w:r>
        <w:rPr>
          <w:lang w:val="en-US"/>
        </w:rPr>
        <w:t>Address :</w:t>
      </w:r>
      <w:r w:rsidR="004A28B0">
        <w:rPr>
          <w:lang w:val="en-US"/>
        </w:rPr>
        <w:tab/>
      </w:r>
      <w:r w:rsidR="004A28B0" w:rsidRPr="004A28B0">
        <w:rPr>
          <w:highlight w:val="yellow"/>
          <w:lang w:val="en-US"/>
        </w:rPr>
        <w:t>[address of the recipient scientist]</w:t>
      </w:r>
    </w:p>
    <w:p w14:paraId="65EA507B" w14:textId="77777777" w:rsidR="00CF2319" w:rsidRDefault="00CF2319" w:rsidP="008336E7">
      <w:pPr>
        <w:pStyle w:val="opsommingNFU3"/>
        <w:numPr>
          <w:ilvl w:val="0"/>
          <w:numId w:val="0"/>
        </w:numPr>
        <w:ind w:left="284" w:hanging="284"/>
        <w:rPr>
          <w:lang w:val="en-GB"/>
        </w:rPr>
      </w:pPr>
    </w:p>
    <w:p w14:paraId="4E25481B" w14:textId="04DFB0D2" w:rsidR="00CF2319" w:rsidRPr="007C7391" w:rsidRDefault="00850630" w:rsidP="007C7391">
      <w:pPr>
        <w:pStyle w:val="opsommingNFU3"/>
        <w:numPr>
          <w:ilvl w:val="0"/>
          <w:numId w:val="0"/>
        </w:numPr>
        <w:ind w:left="284"/>
        <w:rPr>
          <w:lang w:val="en-US"/>
        </w:rPr>
      </w:pPr>
      <w:r w:rsidRPr="00850630">
        <w:rPr>
          <w:lang w:val="en-GB"/>
        </w:rPr>
        <w:t>Telephone :</w:t>
      </w:r>
      <w:r w:rsidR="003B2DD9">
        <w:rPr>
          <w:lang w:val="en-GB"/>
        </w:rPr>
        <w:tab/>
      </w:r>
      <w:r w:rsidR="007C7391" w:rsidRPr="004A28B0">
        <w:rPr>
          <w:highlight w:val="yellow"/>
          <w:lang w:val="en-US"/>
        </w:rPr>
        <w:t>[phone no. of the recipient scientist]</w:t>
      </w:r>
    </w:p>
    <w:p w14:paraId="66051FA5" w14:textId="77777777" w:rsidR="008547A0" w:rsidRDefault="008547A0" w:rsidP="00CF2319">
      <w:pPr>
        <w:pStyle w:val="opsommingNFU3"/>
        <w:numPr>
          <w:ilvl w:val="0"/>
          <w:numId w:val="0"/>
        </w:numPr>
        <w:ind w:left="284"/>
        <w:rPr>
          <w:lang w:val="en-GB"/>
        </w:rPr>
      </w:pPr>
    </w:p>
    <w:p w14:paraId="0EA58919" w14:textId="148F28CE" w:rsidR="00CF2319" w:rsidRPr="00A608BA" w:rsidRDefault="00850630" w:rsidP="00A608BA">
      <w:pPr>
        <w:pStyle w:val="opsommingNFU3"/>
        <w:numPr>
          <w:ilvl w:val="0"/>
          <w:numId w:val="0"/>
        </w:numPr>
        <w:ind w:left="284"/>
        <w:rPr>
          <w:lang w:val="en-US"/>
        </w:rPr>
      </w:pPr>
      <w:r w:rsidRPr="00850630">
        <w:rPr>
          <w:lang w:val="en-GB"/>
        </w:rPr>
        <w:t>E-mail :</w:t>
      </w:r>
      <w:r w:rsidR="00A608BA">
        <w:rPr>
          <w:lang w:val="en-GB"/>
        </w:rPr>
        <w:t xml:space="preserve"> </w:t>
      </w:r>
      <w:r w:rsidR="003B2DD9">
        <w:rPr>
          <w:lang w:val="en-GB"/>
        </w:rPr>
        <w:tab/>
      </w:r>
      <w:r w:rsidR="00A608BA" w:rsidRPr="004A28B0">
        <w:rPr>
          <w:highlight w:val="yellow"/>
          <w:lang w:val="en-US"/>
        </w:rPr>
        <w:t>[e-mail of the recipient scientist]</w:t>
      </w:r>
    </w:p>
    <w:p w14:paraId="3145907C" w14:textId="77777777" w:rsidR="00CF2319" w:rsidRDefault="00CF2319" w:rsidP="008336E7">
      <w:pPr>
        <w:pStyle w:val="opsommingNFU3"/>
        <w:numPr>
          <w:ilvl w:val="0"/>
          <w:numId w:val="0"/>
        </w:numPr>
        <w:ind w:left="284" w:hanging="284"/>
        <w:rPr>
          <w:lang w:val="en-GB"/>
        </w:rPr>
      </w:pPr>
    </w:p>
    <w:p w14:paraId="1AC73677" w14:textId="77777777" w:rsidR="00CF2319" w:rsidRDefault="00850630" w:rsidP="00CF2319">
      <w:pPr>
        <w:pStyle w:val="opsommingNFU3"/>
        <w:numPr>
          <w:ilvl w:val="0"/>
          <w:numId w:val="0"/>
        </w:numPr>
        <w:ind w:left="284"/>
        <w:rPr>
          <w:lang w:val="en-GB"/>
        </w:rPr>
      </w:pPr>
      <w:r w:rsidRPr="00850630">
        <w:rPr>
          <w:lang w:val="en-GB"/>
        </w:rPr>
        <w:t xml:space="preserve">For PROVIDER, to: </w:t>
      </w:r>
    </w:p>
    <w:p w14:paraId="64B8F141" w14:textId="77777777" w:rsidR="00CF2319" w:rsidRDefault="00CF2319" w:rsidP="008336E7">
      <w:pPr>
        <w:pStyle w:val="opsommingNFU3"/>
        <w:numPr>
          <w:ilvl w:val="0"/>
          <w:numId w:val="0"/>
        </w:numPr>
        <w:ind w:left="284" w:hanging="284"/>
        <w:rPr>
          <w:lang w:val="en-GB"/>
        </w:rPr>
      </w:pPr>
    </w:p>
    <w:p w14:paraId="28A14163" w14:textId="77777777" w:rsidR="004A28B0" w:rsidRDefault="00850630" w:rsidP="00CF2319">
      <w:pPr>
        <w:pStyle w:val="opsommingNFU3"/>
        <w:numPr>
          <w:ilvl w:val="0"/>
          <w:numId w:val="0"/>
        </w:numPr>
        <w:ind w:left="284"/>
        <w:rPr>
          <w:lang w:val="en-GB"/>
        </w:rPr>
      </w:pPr>
      <w:r w:rsidRPr="00850630">
        <w:rPr>
          <w:lang w:val="en-GB"/>
        </w:rPr>
        <w:t xml:space="preserve">Name : Dr. Martin Dresler </w:t>
      </w:r>
    </w:p>
    <w:p w14:paraId="020CB52D" w14:textId="77777777" w:rsidR="004A28B0" w:rsidRDefault="004A28B0" w:rsidP="00CF2319">
      <w:pPr>
        <w:pStyle w:val="opsommingNFU3"/>
        <w:numPr>
          <w:ilvl w:val="0"/>
          <w:numId w:val="0"/>
        </w:numPr>
        <w:ind w:left="284"/>
        <w:rPr>
          <w:lang w:val="en-GB"/>
        </w:rPr>
      </w:pPr>
    </w:p>
    <w:p w14:paraId="3E8B3D86" w14:textId="4D5647C8" w:rsidR="00CF2319" w:rsidRDefault="00850630" w:rsidP="00CF2319">
      <w:pPr>
        <w:pStyle w:val="opsommingNFU3"/>
        <w:numPr>
          <w:ilvl w:val="0"/>
          <w:numId w:val="0"/>
        </w:numPr>
        <w:ind w:left="284"/>
        <w:rPr>
          <w:lang w:val="en-GB"/>
        </w:rPr>
      </w:pPr>
      <w:r w:rsidRPr="00850630">
        <w:rPr>
          <w:lang w:val="en-GB"/>
        </w:rPr>
        <w:t xml:space="preserve">Address : Radboud University Medical </w:t>
      </w:r>
      <w:proofErr w:type="spellStart"/>
      <w:r w:rsidRPr="00850630">
        <w:rPr>
          <w:lang w:val="en-GB"/>
        </w:rPr>
        <w:t>Center</w:t>
      </w:r>
      <w:proofErr w:type="spellEnd"/>
      <w:r w:rsidRPr="00850630">
        <w:rPr>
          <w:lang w:val="en-GB"/>
        </w:rPr>
        <w:t xml:space="preserve">, Donders </w:t>
      </w:r>
      <w:proofErr w:type="spellStart"/>
      <w:r w:rsidRPr="00850630">
        <w:rPr>
          <w:lang w:val="en-GB"/>
        </w:rPr>
        <w:t>Center</w:t>
      </w:r>
      <w:proofErr w:type="spellEnd"/>
      <w:r w:rsidRPr="00850630">
        <w:rPr>
          <w:lang w:val="en-GB"/>
        </w:rPr>
        <w:t xml:space="preserve"> for Medical Neuroscience, </w:t>
      </w:r>
      <w:proofErr w:type="spellStart"/>
      <w:r w:rsidRPr="00850630">
        <w:rPr>
          <w:lang w:val="en-GB"/>
        </w:rPr>
        <w:t>Kapittelweg</w:t>
      </w:r>
      <w:proofErr w:type="spellEnd"/>
      <w:r w:rsidRPr="00850630">
        <w:rPr>
          <w:lang w:val="en-GB"/>
        </w:rPr>
        <w:t xml:space="preserve"> 29, 6525 EN Nijmegen, The Netherlands </w:t>
      </w:r>
    </w:p>
    <w:p w14:paraId="42FB042C" w14:textId="77777777" w:rsidR="00CF2319" w:rsidRDefault="00CF2319" w:rsidP="008336E7">
      <w:pPr>
        <w:pStyle w:val="opsommingNFU3"/>
        <w:numPr>
          <w:ilvl w:val="0"/>
          <w:numId w:val="0"/>
        </w:numPr>
        <w:ind w:left="284" w:hanging="284"/>
        <w:rPr>
          <w:lang w:val="en-GB"/>
        </w:rPr>
      </w:pPr>
    </w:p>
    <w:p w14:paraId="531F2F48" w14:textId="7EC41232" w:rsidR="00CA5FFD" w:rsidRDefault="00850630" w:rsidP="00CF2319">
      <w:pPr>
        <w:pStyle w:val="opsommingNFU3"/>
        <w:numPr>
          <w:ilvl w:val="0"/>
          <w:numId w:val="0"/>
        </w:numPr>
        <w:ind w:left="284"/>
        <w:rPr>
          <w:lang w:val="en-GB"/>
        </w:rPr>
      </w:pPr>
      <w:r w:rsidRPr="00850630">
        <w:rPr>
          <w:lang w:val="en-GB"/>
        </w:rPr>
        <w:t>Telephone : +31 24 361-0986</w:t>
      </w:r>
    </w:p>
    <w:p w14:paraId="0102049E" w14:textId="77777777" w:rsidR="00B84A1C" w:rsidRDefault="00B84A1C" w:rsidP="00CF2319">
      <w:pPr>
        <w:pStyle w:val="opsommingNFU3"/>
        <w:numPr>
          <w:ilvl w:val="0"/>
          <w:numId w:val="0"/>
        </w:numPr>
        <w:ind w:left="284"/>
        <w:rPr>
          <w:lang w:val="en-GB"/>
        </w:rPr>
      </w:pPr>
    </w:p>
    <w:p w14:paraId="1EB8E35F" w14:textId="353534AC" w:rsidR="00B84A1C" w:rsidRPr="00B84A1C" w:rsidRDefault="00B84A1C" w:rsidP="00CF2319">
      <w:pPr>
        <w:pStyle w:val="opsommingNFU3"/>
        <w:numPr>
          <w:ilvl w:val="0"/>
          <w:numId w:val="0"/>
        </w:numPr>
        <w:ind w:left="284"/>
        <w:rPr>
          <w:lang w:val="en-GB"/>
        </w:rPr>
      </w:pPr>
      <w:r w:rsidRPr="00B84A1C">
        <w:rPr>
          <w:lang w:val="en-GB"/>
        </w:rPr>
        <w:t>E-mail : martin.dresler@donders.ru.nl</w:t>
      </w:r>
    </w:p>
    <w:p w14:paraId="7C1DE1F0" w14:textId="6D7CD1A1" w:rsidR="008336E7" w:rsidRDefault="008336E7">
      <w:pPr>
        <w:spacing w:line="240" w:lineRule="auto"/>
        <w:rPr>
          <w:bCs/>
          <w:i/>
          <w:iCs/>
          <w:lang w:val="en-US"/>
        </w:rPr>
      </w:pPr>
    </w:p>
    <w:p w14:paraId="56474D48" w14:textId="273BA30F" w:rsidR="00CA5FFD" w:rsidRPr="00155C60" w:rsidRDefault="00CA5FFD" w:rsidP="003E3E37">
      <w:pPr>
        <w:pStyle w:val="opsommingNFU3"/>
        <w:numPr>
          <w:ilvl w:val="0"/>
          <w:numId w:val="5"/>
        </w:numPr>
        <w:ind w:left="284" w:hanging="284"/>
        <w:rPr>
          <w:color w:val="000000"/>
          <w:lang w:val="en-GB"/>
        </w:rPr>
      </w:pPr>
      <w:r w:rsidRPr="00155C60">
        <w:rPr>
          <w:lang w:val="en-US"/>
        </w:rPr>
        <w:t>RECIPIENT shall not carry out any procedures with the DATA, such as linking, comparison, processing, with which the identity of the Subject could be derived</w:t>
      </w:r>
      <w:r w:rsidRPr="00155C60">
        <w:rPr>
          <w:color w:val="000000"/>
          <w:lang w:val="en-GB"/>
        </w:rPr>
        <w:t xml:space="preserve">. </w:t>
      </w:r>
      <w:r w:rsidRPr="00155C60">
        <w:rPr>
          <w:color w:val="000000"/>
          <w:lang w:val="en-US"/>
        </w:rPr>
        <w:t>The RECIPIENT and the RECIPIENT SCIENTIST agree that the DATA: (a) is to be used only for the academic purposes as described in RECIPIENT’S RESEARCH PLAN; (b) will not be used for other, including commercial purposes. Furthermore, in carrying out the RECIPIENT’S RESEARCH PLAN, RECIPIENT</w:t>
      </w:r>
      <w:r w:rsidRPr="00155C60">
        <w:rPr>
          <w:color w:val="000000"/>
          <w:lang w:val="en-GB"/>
        </w:rPr>
        <w:t xml:space="preserve"> shall not allow third parties that are not expressly mentioned in the Annexes to access or otherwise process the DATA without prior written approval of PROVIDER. However, </w:t>
      </w:r>
      <w:r w:rsidRPr="00155C60">
        <w:rPr>
          <w:color w:val="000000"/>
          <w:lang w:val="en-GB"/>
        </w:rPr>
        <w:lastRenderedPageBreak/>
        <w:t>as an exception to the foregoing, such prior approval shall not be required for service providers in the context of the standard business operations of RECIPIENT, such as parties who supply ICT infrastructure maintenance. RECIPIENT will safeguard that any data processors who have access to the DATA are instructed by a binding agreement to process the personal data in accordance with the requirements stated in the GDPR.</w:t>
      </w:r>
    </w:p>
    <w:p w14:paraId="67A5258A" w14:textId="77777777" w:rsidR="00CA5FFD" w:rsidRPr="00155C60" w:rsidRDefault="00CA5FFD" w:rsidP="00212980">
      <w:pPr>
        <w:pStyle w:val="opsommingNFU3"/>
        <w:numPr>
          <w:ilvl w:val="0"/>
          <w:numId w:val="0"/>
        </w:numPr>
        <w:rPr>
          <w:color w:val="000000"/>
          <w:lang w:val="en-US"/>
        </w:rPr>
      </w:pPr>
    </w:p>
    <w:p w14:paraId="459E1598" w14:textId="1D04BA95" w:rsidR="00CA5FFD" w:rsidRPr="00155C60" w:rsidRDefault="00CA5FFD" w:rsidP="003E3E37">
      <w:pPr>
        <w:pStyle w:val="opsommingNFU3"/>
        <w:numPr>
          <w:ilvl w:val="0"/>
          <w:numId w:val="5"/>
        </w:numPr>
        <w:ind w:left="284" w:hanging="284"/>
        <w:rPr>
          <w:lang w:val="en-US"/>
        </w:rPr>
      </w:pPr>
      <w:r w:rsidRPr="00155C60">
        <w:rPr>
          <w:color w:val="000000"/>
          <w:lang w:val="en-US"/>
        </w:rPr>
        <w:t xml:space="preserve">Upon request, </w:t>
      </w:r>
      <w:r w:rsidRPr="00155C60">
        <w:rPr>
          <w:lang w:val="en-US"/>
        </w:rPr>
        <w:t xml:space="preserve">RECIPIENT’S SCIENTIST shall </w:t>
      </w:r>
      <w:r w:rsidRPr="00155C60">
        <w:rPr>
          <w:lang w:val="en-GB"/>
        </w:rPr>
        <w:t xml:space="preserve">keep PROVIDER’S SCIENTIST informed of the results arising from </w:t>
      </w:r>
      <w:r w:rsidRPr="00155C60">
        <w:rPr>
          <w:lang w:val="en-US"/>
        </w:rPr>
        <w:t xml:space="preserve">RECIPIENT’S RESEARCH PLAN. </w:t>
      </w:r>
    </w:p>
    <w:p w14:paraId="5CAF48BA" w14:textId="77777777" w:rsidR="00CA5FFD" w:rsidRPr="00155C60" w:rsidRDefault="00CA5FFD" w:rsidP="000C2273">
      <w:pPr>
        <w:pStyle w:val="opsommingNFU3"/>
        <w:numPr>
          <w:ilvl w:val="0"/>
          <w:numId w:val="0"/>
        </w:numPr>
        <w:ind w:left="284"/>
        <w:rPr>
          <w:color w:val="000000"/>
          <w:lang w:val="en-US"/>
        </w:rPr>
      </w:pPr>
    </w:p>
    <w:p w14:paraId="4B85DF9C" w14:textId="7178C2AE" w:rsidR="00CA5FFD" w:rsidRPr="00155C60" w:rsidRDefault="00CA5FFD" w:rsidP="003E3E37">
      <w:pPr>
        <w:pStyle w:val="opsommingNFU3"/>
        <w:numPr>
          <w:ilvl w:val="0"/>
          <w:numId w:val="5"/>
        </w:numPr>
        <w:ind w:left="284" w:hanging="284"/>
        <w:rPr>
          <w:lang w:val="en-US"/>
        </w:rPr>
      </w:pPr>
      <w:r w:rsidRPr="00155C60">
        <w:rPr>
          <w:lang w:val="en-US"/>
        </w:rPr>
        <w:t xml:space="preserve">RECIPIENT will report any INVENTIONS to </w:t>
      </w:r>
      <w:r w:rsidRPr="00155C60">
        <w:rPr>
          <w:lang w:val="en-GB"/>
        </w:rPr>
        <w:t xml:space="preserve">PROVIDER and PROVIDER’S SCIENTIST. </w:t>
      </w:r>
      <w:r w:rsidRPr="00155C60">
        <w:rPr>
          <w:lang w:val="en-US"/>
        </w:rPr>
        <w:t xml:space="preserve">RECIPIENT shall promptly provide PROVIDER with a detailed written description of the INVENTION and indicate the role, if any, of any of RECIPIENT’s employees in creating the INVENTION. </w:t>
      </w:r>
      <w:r w:rsidRPr="00155C60">
        <w:rPr>
          <w:lang w:val="en-GB"/>
        </w:rPr>
        <w:t xml:space="preserve">Ownership of INVENTIONS will follow inventorship. Where ownership of any INVENTIONS vests in RECIPIENT, PROVIDER shall have a perpetual nonexclusive royalty free license to use such inventions for its internal research and teaching purposes. In the event the INVENTION is a joint INVENTION, both Parties shall make appropriate mutual arrangements concerning the protection and exploitation of such joint INVENTION. </w:t>
      </w:r>
      <w:r w:rsidRPr="00155C60">
        <w:rPr>
          <w:lang w:val="en-US"/>
        </w:rPr>
        <w:t xml:space="preserve">Until such agreement is effective, each Party shall be entitled to use the </w:t>
      </w:r>
      <w:r w:rsidRPr="00155C60">
        <w:rPr>
          <w:lang w:val="en-GB"/>
        </w:rPr>
        <w:t>joint INVENTION</w:t>
      </w:r>
      <w:r w:rsidRPr="00155C60">
        <w:rPr>
          <w:lang w:val="en-US"/>
        </w:rPr>
        <w:t xml:space="preserve"> for research purposes, but neither Party shall be entitled to exploit, disclose, license or transfer its rights in connection with the </w:t>
      </w:r>
      <w:r w:rsidRPr="00155C60">
        <w:rPr>
          <w:lang w:val="en-GB"/>
        </w:rPr>
        <w:t>joint INVENTION.</w:t>
      </w:r>
    </w:p>
    <w:p w14:paraId="69E04DEB" w14:textId="77777777" w:rsidR="00CA5FFD" w:rsidRPr="00155C60" w:rsidRDefault="00CA5FFD" w:rsidP="000C2273">
      <w:pPr>
        <w:pStyle w:val="opsommingNFU3"/>
        <w:numPr>
          <w:ilvl w:val="0"/>
          <w:numId w:val="0"/>
        </w:numPr>
        <w:ind w:left="284"/>
        <w:rPr>
          <w:color w:val="000000"/>
          <w:lang w:val="en-US"/>
        </w:rPr>
      </w:pPr>
    </w:p>
    <w:p w14:paraId="5D1A1FF0" w14:textId="08CA8FD2" w:rsidR="00CA5FFD" w:rsidRPr="00155C60" w:rsidRDefault="00CA5FFD" w:rsidP="003E3E37">
      <w:pPr>
        <w:pStyle w:val="opsommingNFU3"/>
        <w:numPr>
          <w:ilvl w:val="0"/>
          <w:numId w:val="5"/>
        </w:numPr>
        <w:ind w:left="284" w:hanging="284"/>
        <w:rPr>
          <w:color w:val="000000"/>
          <w:lang w:val="en-US"/>
        </w:rPr>
      </w:pPr>
      <w:r w:rsidRPr="00155C60">
        <w:rPr>
          <w:color w:val="000000"/>
          <w:lang w:val="en-US"/>
        </w:rPr>
        <w:t>Except as provided in this Agreement, no express or implied licenses or other rights are provided to the RECIPIENT under any Intellectual Property (IP) rights of PROVIDER.</w:t>
      </w:r>
    </w:p>
    <w:p w14:paraId="4E4825C9" w14:textId="77777777" w:rsidR="00CA5FFD" w:rsidRPr="00155C60" w:rsidRDefault="00CA5FFD" w:rsidP="000C2273">
      <w:pPr>
        <w:pStyle w:val="opsommingNFU3"/>
        <w:numPr>
          <w:ilvl w:val="0"/>
          <w:numId w:val="0"/>
        </w:numPr>
        <w:ind w:left="284"/>
        <w:rPr>
          <w:color w:val="000000"/>
          <w:lang w:val="en-US"/>
        </w:rPr>
      </w:pPr>
    </w:p>
    <w:p w14:paraId="40DE6391" w14:textId="35EB4D38" w:rsidR="00CA5FFD" w:rsidRPr="00155C60" w:rsidRDefault="00CA5FFD" w:rsidP="003E3E37">
      <w:pPr>
        <w:pStyle w:val="opsommingNFU3"/>
        <w:numPr>
          <w:ilvl w:val="0"/>
          <w:numId w:val="5"/>
        </w:numPr>
        <w:ind w:left="284" w:hanging="284"/>
        <w:rPr>
          <w:color w:val="000000"/>
          <w:lang w:val="en-US"/>
        </w:rPr>
      </w:pPr>
      <w:bookmarkStart w:id="2" w:name="_Hlk13489048"/>
      <w:r w:rsidRPr="00155C60">
        <w:rPr>
          <w:lang w:val="en-US"/>
        </w:rPr>
        <w:t>The DATA will be provided at no cost.</w:t>
      </w:r>
    </w:p>
    <w:bookmarkEnd w:id="2"/>
    <w:p w14:paraId="2E9E7975" w14:textId="77777777" w:rsidR="00CA5FFD" w:rsidRPr="00155C60" w:rsidRDefault="00CA5FFD" w:rsidP="00DB2FF8">
      <w:pPr>
        <w:pStyle w:val="opsommingNFU3"/>
        <w:numPr>
          <w:ilvl w:val="0"/>
          <w:numId w:val="0"/>
        </w:numPr>
        <w:ind w:left="284"/>
        <w:rPr>
          <w:color w:val="000000"/>
          <w:lang w:val="en-US"/>
        </w:rPr>
      </w:pPr>
    </w:p>
    <w:p w14:paraId="10A657CC" w14:textId="5E36FA20" w:rsidR="00CA5FFD" w:rsidRPr="00155C60" w:rsidRDefault="00CA5FFD" w:rsidP="003E3E37">
      <w:pPr>
        <w:pStyle w:val="opsommingNFU3"/>
        <w:numPr>
          <w:ilvl w:val="0"/>
          <w:numId w:val="5"/>
        </w:numPr>
        <w:ind w:left="284" w:hanging="284"/>
        <w:rPr>
          <w:color w:val="000000"/>
          <w:lang w:val="en-US"/>
        </w:rPr>
      </w:pPr>
      <w:r w:rsidRPr="00155C60">
        <w:rPr>
          <w:color w:val="000000"/>
          <w:lang w:val="en-US"/>
        </w:rPr>
        <w:t xml:space="preserve">DATA will be provided to the RECIPIENT by PROVIDER’s SCIENTIST in a sufficiently secure manner and in a format to be agreed upon by the RECIPIENT SCIENTIST and the PROVIDER’s SCIENTIST. </w:t>
      </w:r>
    </w:p>
    <w:p w14:paraId="5882DBDD" w14:textId="77777777" w:rsidR="00CA5FFD" w:rsidRPr="00155C60" w:rsidRDefault="00CA5FFD" w:rsidP="00DB2FF8">
      <w:pPr>
        <w:pStyle w:val="opsommingNFU3"/>
        <w:numPr>
          <w:ilvl w:val="0"/>
          <w:numId w:val="0"/>
        </w:numPr>
        <w:ind w:left="284"/>
        <w:rPr>
          <w:color w:val="000000"/>
          <w:lang w:val="en-US"/>
        </w:rPr>
      </w:pPr>
    </w:p>
    <w:p w14:paraId="2F399450" w14:textId="3C4985AB" w:rsidR="00CA5FFD" w:rsidRPr="00155C60" w:rsidRDefault="00CA5FFD" w:rsidP="003E3E37">
      <w:pPr>
        <w:pStyle w:val="opsommingNFU3"/>
        <w:numPr>
          <w:ilvl w:val="0"/>
          <w:numId w:val="5"/>
        </w:numPr>
        <w:ind w:left="284" w:hanging="284"/>
        <w:rPr>
          <w:color w:val="000000"/>
          <w:lang w:val="en-US"/>
        </w:rPr>
      </w:pPr>
      <w:r w:rsidRPr="00155C60">
        <w:rPr>
          <w:color w:val="000000"/>
          <w:lang w:val="en-US"/>
        </w:rPr>
        <w:t xml:space="preserve">PROVIDER warrants a) that it has verified that there is an appropriate legal ground for the provision of the DATA to RECIPIENT in accordance with the GDPR (such as Article 6 and/or 5.1 sub b GDPR) b) that there is a valid exception to the prohibition for processing personal health data (Article 9 GDPR) and c) that it shall be provided under approval from the relevant ethics committee to the extent required. Apart from this, it is expressly understood that PROVIDER does not make any warranties regarding the DATA and specifically does not warrant or guarantee that the DATA will be accurate, be merchantable or useful for any particular purpose. PROVIDER cannot and shall not be held liable for any claims or damages by RECIPIENT or any third party, in connection with or as a result of the use of DATA by RECIPIENT. Unless and to the extent caused by PROVIDER’s gross negligence or willful misconduct, RECIPIENT undertakes to hold harmless PROVIDER at all times against all of such damages or claims. </w:t>
      </w:r>
    </w:p>
    <w:p w14:paraId="4EFB9189" w14:textId="77777777" w:rsidR="00CA5FFD" w:rsidRPr="00155C60" w:rsidRDefault="00CA5FFD" w:rsidP="00DB2FF8">
      <w:pPr>
        <w:pStyle w:val="opsommingNFU3"/>
        <w:numPr>
          <w:ilvl w:val="0"/>
          <w:numId w:val="0"/>
        </w:numPr>
        <w:ind w:left="284"/>
        <w:rPr>
          <w:color w:val="000000"/>
          <w:lang w:val="en-US"/>
        </w:rPr>
      </w:pPr>
    </w:p>
    <w:p w14:paraId="240B11C2" w14:textId="6B99B800" w:rsidR="00CA5FFD" w:rsidRPr="00155C60" w:rsidRDefault="00CA5FFD" w:rsidP="005A71C0">
      <w:pPr>
        <w:pStyle w:val="opsommingNFU3"/>
        <w:numPr>
          <w:ilvl w:val="0"/>
          <w:numId w:val="0"/>
        </w:numPr>
        <w:ind w:left="284"/>
        <w:rPr>
          <w:color w:val="000000"/>
          <w:lang w:val="en-US"/>
        </w:rPr>
      </w:pPr>
      <w:r w:rsidRPr="00155C60">
        <w:rPr>
          <w:color w:val="000000"/>
          <w:lang w:val="en-US"/>
        </w:rPr>
        <w:t>In regards to the DATA and personal data breaches, RECIPIENT shall be responsible and liable for any damages, losses and fines resulting from its own actions or failures to adhere to the terms of this Agreement and APPLICABLE DATA PROTECTION LAW and RECIPIENT shall indemnify and hold harmless PROVIDER for any of such damages. For the purposes of this sub clause, actions or omissions of data processors contracted by RECIPIENT, shall be attributed to RECIPIENT.</w:t>
      </w:r>
    </w:p>
    <w:p w14:paraId="57B502E9" w14:textId="77777777" w:rsidR="00CA5FFD" w:rsidRPr="00155C60" w:rsidRDefault="00CA5FFD" w:rsidP="00DB2FF8">
      <w:pPr>
        <w:pStyle w:val="opsommingNFU3"/>
        <w:numPr>
          <w:ilvl w:val="0"/>
          <w:numId w:val="0"/>
        </w:numPr>
        <w:ind w:left="284"/>
        <w:rPr>
          <w:color w:val="000000"/>
          <w:lang w:val="en-US"/>
        </w:rPr>
      </w:pPr>
    </w:p>
    <w:p w14:paraId="563D90C4" w14:textId="2641ACE4" w:rsidR="00CA5FFD" w:rsidRPr="00155C60" w:rsidRDefault="00CA5FFD" w:rsidP="003E3E37">
      <w:pPr>
        <w:pStyle w:val="opsommingNFU3"/>
        <w:numPr>
          <w:ilvl w:val="0"/>
          <w:numId w:val="5"/>
        </w:numPr>
        <w:ind w:left="284" w:hanging="284"/>
        <w:rPr>
          <w:lang w:val="en-GB"/>
        </w:rPr>
      </w:pPr>
      <w:r w:rsidRPr="00155C60">
        <w:rPr>
          <w:lang w:val="en-GB"/>
        </w:rPr>
        <w:t xml:space="preserve">RECIPIENT agrees in its use of the DATA to comply with all applicable international and national laws, statutes, regulations and guidelines. </w:t>
      </w:r>
      <w:r w:rsidR="00212980">
        <w:rPr>
          <w:lang w:val="en-GB"/>
        </w:rPr>
        <w:t>PROVIDER</w:t>
      </w:r>
      <w:r w:rsidR="00212980" w:rsidRPr="00212980">
        <w:rPr>
          <w:lang w:val="en-GB"/>
        </w:rPr>
        <w:t xml:space="preserve"> agrees to transfer </w:t>
      </w:r>
      <w:r w:rsidR="00212980">
        <w:rPr>
          <w:lang w:val="en-GB"/>
        </w:rPr>
        <w:t>DATA</w:t>
      </w:r>
      <w:r w:rsidR="00212980" w:rsidRPr="00212980">
        <w:rPr>
          <w:lang w:val="en-GB"/>
        </w:rPr>
        <w:t xml:space="preserve"> to </w:t>
      </w:r>
      <w:r w:rsidR="00212980">
        <w:rPr>
          <w:lang w:val="en-GB"/>
        </w:rPr>
        <w:t>RECIPIENT</w:t>
      </w:r>
      <w:r w:rsidR="00212980" w:rsidRPr="00212980">
        <w:rPr>
          <w:lang w:val="en-GB"/>
        </w:rPr>
        <w:t xml:space="preserve"> in accordance with the “</w:t>
      </w:r>
      <w:r w:rsidR="00212980" w:rsidRPr="00212980">
        <w:rPr>
          <w:i/>
          <w:iCs/>
          <w:lang w:val="en-GB"/>
        </w:rPr>
        <w:t>Standard Contractual Clauses (“SCC”) for the transfer of DATA from the Community to Third Countries (controller to controller transfers)</w:t>
      </w:r>
      <w:r w:rsidR="00212980" w:rsidRPr="00212980">
        <w:rPr>
          <w:lang w:val="en-GB"/>
        </w:rPr>
        <w:t xml:space="preserve">” which is intended to be executed at the same time as this Agreement or in accordance with any other valid transfer mechanism in existence and as mutually agreed between the Parties. The SCC </w:t>
      </w:r>
      <w:r w:rsidR="00212980" w:rsidRPr="00212980">
        <w:rPr>
          <w:lang w:val="en-US"/>
        </w:rPr>
        <w:t>are non-</w:t>
      </w:r>
      <w:r w:rsidR="00212980" w:rsidRPr="00212980">
        <w:rPr>
          <w:lang w:val="en-US"/>
        </w:rPr>
        <w:lastRenderedPageBreak/>
        <w:t xml:space="preserve">negotiable and </w:t>
      </w:r>
      <w:r w:rsidR="00212980" w:rsidRPr="00212980">
        <w:rPr>
          <w:lang w:val="en-GB"/>
        </w:rPr>
        <w:t xml:space="preserve">are attached as Annex </w:t>
      </w:r>
      <w:r w:rsidR="00212980">
        <w:rPr>
          <w:lang w:val="en-GB"/>
        </w:rPr>
        <w:t>III</w:t>
      </w:r>
      <w:r w:rsidR="00212980" w:rsidRPr="00212980">
        <w:rPr>
          <w:lang w:val="en-GB"/>
        </w:rPr>
        <w:t xml:space="preserve"> and shall form an integral part of this Agreement, without requiring separate execution by signature. In case of conflict between the provisions regarding personal data contained in this Agreement and those contained in Annex </w:t>
      </w:r>
      <w:r w:rsidR="00212980">
        <w:rPr>
          <w:lang w:val="en-GB"/>
        </w:rPr>
        <w:t>III</w:t>
      </w:r>
      <w:r w:rsidR="00212980" w:rsidRPr="00212980">
        <w:rPr>
          <w:lang w:val="en-GB"/>
        </w:rPr>
        <w:t xml:space="preserve"> , the latter shall prevail. Parties will not amend the material text of the SCC.</w:t>
      </w:r>
    </w:p>
    <w:p w14:paraId="12E78D2B" w14:textId="77777777" w:rsidR="00CA5FFD" w:rsidRPr="00155C60" w:rsidRDefault="00CA5FFD" w:rsidP="00DB2FF8">
      <w:pPr>
        <w:pStyle w:val="opsommingNFU3"/>
        <w:numPr>
          <w:ilvl w:val="0"/>
          <w:numId w:val="0"/>
        </w:numPr>
        <w:ind w:left="284"/>
        <w:rPr>
          <w:lang w:val="en-GB"/>
        </w:rPr>
      </w:pPr>
    </w:p>
    <w:p w14:paraId="581F558E" w14:textId="10B0E4B9" w:rsidR="00CA5FFD" w:rsidRPr="00155C60" w:rsidRDefault="00CA5FFD" w:rsidP="003E3E37">
      <w:pPr>
        <w:pStyle w:val="opsommingNFU3"/>
        <w:numPr>
          <w:ilvl w:val="0"/>
          <w:numId w:val="5"/>
        </w:numPr>
        <w:ind w:left="284" w:hanging="284"/>
        <w:rPr>
          <w:lang w:val="en-GB"/>
        </w:rPr>
      </w:pPr>
      <w:r w:rsidRPr="00155C60">
        <w:rPr>
          <w:lang w:val="en-GB"/>
        </w:rPr>
        <w:t>RECIPIENT shall treat all CONFIDENTIAL INFORMATION as confidential for the duration of this Agreement including any extension thereof and thereafter for a period of five (5) years following termination or expiry of this Agreement. Excluded from this obligation of confidentiality shall be any CONFIDENTIAL INFORMATION of which the RECIPIENT can reasonably demonstrate that it (a) was previously known to RECIPIENT, or (b) is, and/or becomes, publicly available during said five (5) year period through no fault of RECIPIENT, or (c) is independently and lawfully developed by the RECIPIENT, or (d) was published or otherwise disseminated in accordance with the publication procedure set out below in article 12. However, the foregoing exceptions shall not apply to: (a) CONFIDENTIAL INFORMATION contained within more general information that may fall within one or more of the exceptions, or (b) any combination of features or items of CONFIDENTIAL INFORMATION where one or more of the relevant individual features or items (but not the combination itself) may fall within one or more of the exceptions. The obligation of confidentiality shall not apply to any disclosure required by law, provided that RECIPIENT shall notify PROVIDER of any disclosure required by law in sufficient time so that PROVIDER may contest such requirement, if PROVIDER so chooses.</w:t>
      </w:r>
    </w:p>
    <w:p w14:paraId="4522057F" w14:textId="77777777" w:rsidR="00CA5FFD" w:rsidRPr="00155C60" w:rsidRDefault="00CA5FFD" w:rsidP="00DB2FF8">
      <w:pPr>
        <w:pStyle w:val="opsommingNFU3"/>
        <w:numPr>
          <w:ilvl w:val="0"/>
          <w:numId w:val="0"/>
        </w:numPr>
        <w:ind w:left="284"/>
        <w:rPr>
          <w:lang w:val="en-GB"/>
        </w:rPr>
      </w:pPr>
    </w:p>
    <w:p w14:paraId="4539BBF8" w14:textId="4CFACA85" w:rsidR="00CA5FFD" w:rsidRPr="00155C60" w:rsidRDefault="00CA5FFD" w:rsidP="003E3E37">
      <w:pPr>
        <w:pStyle w:val="opsommingNFU3"/>
        <w:numPr>
          <w:ilvl w:val="0"/>
          <w:numId w:val="5"/>
        </w:numPr>
        <w:ind w:left="284" w:hanging="284"/>
        <w:rPr>
          <w:lang w:val="en-GB"/>
        </w:rPr>
      </w:pPr>
      <w:r w:rsidRPr="00155C60">
        <w:rPr>
          <w:lang w:val="en-GB"/>
        </w:rPr>
        <w:t xml:space="preserve">Parties acknowledge the importance of disseminating the results of the RECIPIENT’S RESEARCH PROJECT. Therefore, RECIPIENT shall </w:t>
      </w:r>
      <w:proofErr w:type="spellStart"/>
      <w:r w:rsidRPr="00155C60">
        <w:rPr>
          <w:lang w:val="en-GB"/>
        </w:rPr>
        <w:t>endeavor</w:t>
      </w:r>
      <w:proofErr w:type="spellEnd"/>
      <w:r w:rsidRPr="00155C60">
        <w:rPr>
          <w:lang w:val="en-GB"/>
        </w:rPr>
        <w:t xml:space="preserve"> to publish or otherwise publicly disclose information, any data, results or information generated using the DATA (“Disclosure(s)”), after review by PROVIDER. The following shall apply to Disclosures: </w:t>
      </w:r>
    </w:p>
    <w:p w14:paraId="52ECE2F9" w14:textId="4E3C1CBB" w:rsidR="00CA5FFD" w:rsidRPr="00E811FE" w:rsidRDefault="00CA5FFD" w:rsidP="003E3E37">
      <w:pPr>
        <w:pStyle w:val="opsommingNFU2"/>
        <w:numPr>
          <w:ilvl w:val="0"/>
          <w:numId w:val="7"/>
        </w:numPr>
        <w:ind w:left="567" w:hanging="283"/>
        <w:rPr>
          <w:lang w:val="en-GB"/>
        </w:rPr>
      </w:pPr>
      <w:r w:rsidRPr="00E811FE">
        <w:rPr>
          <w:lang w:val="en-US"/>
        </w:rPr>
        <w:t xml:space="preserve">Authorship of any publications shall follow the principles set out in the ICMJE recommendations ‘Defining the Role of Authors and Contributors’ as can be found on </w:t>
      </w:r>
      <w:hyperlink r:id="rId11" w:history="1">
        <w:r w:rsidRPr="00E811FE">
          <w:rPr>
            <w:rStyle w:val="Hyperlink"/>
            <w:rFonts w:cs="Arial"/>
            <w:lang w:val="en-US"/>
          </w:rPr>
          <w:t>http://www.icmje.org/recommendations/browse/roles-and-responsibilities/defining-the-role-of-authors-and-contributors.html</w:t>
        </w:r>
      </w:hyperlink>
      <w:r w:rsidRPr="00E811FE">
        <w:rPr>
          <w:lang w:val="en-US"/>
        </w:rPr>
        <w:t xml:space="preserve"> .</w:t>
      </w:r>
    </w:p>
    <w:p w14:paraId="64CC480A" w14:textId="6E102C67" w:rsidR="00CA5FFD" w:rsidRPr="00155C60" w:rsidRDefault="00CA5FFD" w:rsidP="00BE3DC2">
      <w:pPr>
        <w:pStyle w:val="opsommingNFU2"/>
        <w:ind w:left="567" w:hanging="283"/>
        <w:rPr>
          <w:lang w:val="en-GB"/>
        </w:rPr>
      </w:pPr>
      <w:r w:rsidRPr="00BE3DC2">
        <w:rPr>
          <w:lang w:val="en-US"/>
        </w:rPr>
        <w:t>At least thirty (30) days before RECIPIENT submits a paper or abstract for Disclosure,</w:t>
      </w:r>
      <w:r w:rsidRPr="00155C60">
        <w:rPr>
          <w:lang w:val="en-GB"/>
        </w:rPr>
        <w:t xml:space="preserve"> </w:t>
      </w:r>
      <w:r w:rsidRPr="00155C60">
        <w:rPr>
          <w:lang w:val="en-US"/>
        </w:rPr>
        <w:t xml:space="preserve">RECIPIENT shall provide such paper or abstract to </w:t>
      </w:r>
      <w:r w:rsidRPr="00155C60">
        <w:rPr>
          <w:lang w:val="en-GB"/>
        </w:rPr>
        <w:t>PROVIDER, who will have thirty (30) days to review proposed manuscripts and fifteen (15) days to review proposed abstracts to assure that its CONFIDENTIAL INFORMATION is protected. It is agreed that RECIPIENT will fully comply with any reasonable written request by PROVIDER to omit specified CONFIDENTIAL INFORMATION of PROVIDER from such paper, abstract, press release or other disclosure prior to Disclosure.</w:t>
      </w:r>
    </w:p>
    <w:p w14:paraId="0BF4A2D2" w14:textId="37776DA7" w:rsidR="00CA5FFD" w:rsidRPr="00155C60" w:rsidRDefault="00CA5FFD" w:rsidP="00DB5878">
      <w:pPr>
        <w:pStyle w:val="opsommingNFU2"/>
        <w:ind w:left="567" w:hanging="283"/>
        <w:rPr>
          <w:i/>
          <w:lang w:val="en-GB"/>
        </w:rPr>
      </w:pPr>
      <w:r w:rsidRPr="00155C60">
        <w:rPr>
          <w:lang w:val="en-GB"/>
        </w:rPr>
        <w:t xml:space="preserve">In every Disclosure by RECIPIENT based upon results obtained from the </w:t>
      </w:r>
      <w:r w:rsidRPr="00155C60">
        <w:rPr>
          <w:lang w:val="en-GB"/>
        </w:rPr>
        <w:tab/>
        <w:t>research through the help of the received DATA provided by PROVIDER, RECIPIENT shall appropriately acknowledge PROVIDER and PROVIDER’S SCIENTIST as contributor of the DATA.</w:t>
      </w:r>
      <w:r w:rsidRPr="00155C60">
        <w:rPr>
          <w:lang w:val="en-US"/>
        </w:rPr>
        <w:t xml:space="preserve"> </w:t>
      </w:r>
      <w:r w:rsidRPr="00155C60">
        <w:rPr>
          <w:lang w:val="en-US"/>
        </w:rPr>
        <w:tab/>
      </w:r>
      <w:r w:rsidRPr="00155C60">
        <w:rPr>
          <w:i/>
          <w:lang w:val="en-GB"/>
        </w:rPr>
        <w:t xml:space="preserve"> </w:t>
      </w:r>
    </w:p>
    <w:p w14:paraId="4316F714" w14:textId="77777777" w:rsidR="00CA5FFD" w:rsidRPr="00155C60" w:rsidRDefault="00CA5FFD" w:rsidP="00DB5878">
      <w:pPr>
        <w:pStyle w:val="opsommingNFU3"/>
        <w:numPr>
          <w:ilvl w:val="0"/>
          <w:numId w:val="0"/>
        </w:numPr>
        <w:ind w:left="284"/>
        <w:rPr>
          <w:lang w:val="en-US"/>
        </w:rPr>
      </w:pPr>
    </w:p>
    <w:p w14:paraId="63119B39" w14:textId="7EFEF929" w:rsidR="00CA5FFD" w:rsidRPr="00155C60" w:rsidRDefault="00CA5FFD" w:rsidP="003E3E37">
      <w:pPr>
        <w:pStyle w:val="opsommingNFU3"/>
        <w:numPr>
          <w:ilvl w:val="0"/>
          <w:numId w:val="5"/>
        </w:numPr>
        <w:ind w:left="284" w:hanging="284"/>
        <w:rPr>
          <w:lang w:val="en-GB"/>
        </w:rPr>
      </w:pPr>
      <w:r w:rsidRPr="00155C60">
        <w:rPr>
          <w:lang w:val="en-GB"/>
        </w:rPr>
        <w:t xml:space="preserve">This Agreement will become effective on the EFFECTIVE DATE and will terminate </w:t>
      </w:r>
      <w:r w:rsidR="008A0B2D" w:rsidRPr="008A0B2D">
        <w:rPr>
          <w:b/>
          <w:bCs/>
          <w:lang w:val="en-GB"/>
        </w:rPr>
        <w:t>ten (10)</w:t>
      </w:r>
      <w:r w:rsidRPr="008A0B2D">
        <w:rPr>
          <w:b/>
          <w:bCs/>
          <w:lang w:val="en-GB"/>
        </w:rPr>
        <w:t xml:space="preserve"> years</w:t>
      </w:r>
      <w:r w:rsidRPr="00155C60">
        <w:rPr>
          <w:lang w:val="en-GB"/>
        </w:rPr>
        <w:t xml:space="preserve"> after the EFFECTIVE DATE, unless mutually extended in writing by both Parties. Any clauses which will be expected or intended by its nature to survive the termination or the expiration of this Agreement, shall survive the termination or the expiration of this Agreement. </w:t>
      </w:r>
    </w:p>
    <w:p w14:paraId="357CB532" w14:textId="77777777" w:rsidR="00CA5FFD" w:rsidRPr="00155C60" w:rsidRDefault="00CA5FFD" w:rsidP="00DB5878">
      <w:pPr>
        <w:pStyle w:val="opsommingNFU3"/>
        <w:numPr>
          <w:ilvl w:val="0"/>
          <w:numId w:val="0"/>
        </w:numPr>
        <w:rPr>
          <w:lang w:val="en-GB"/>
        </w:rPr>
      </w:pPr>
    </w:p>
    <w:p w14:paraId="0C4010B1" w14:textId="079E955D" w:rsidR="00CA5FFD" w:rsidRPr="00155C60" w:rsidRDefault="00CA5FFD" w:rsidP="002745A6">
      <w:pPr>
        <w:pStyle w:val="opsommingNFU3"/>
        <w:numPr>
          <w:ilvl w:val="0"/>
          <w:numId w:val="0"/>
        </w:numPr>
        <w:ind w:left="284"/>
        <w:rPr>
          <w:lang w:val="en-GB"/>
        </w:rPr>
      </w:pPr>
      <w:r w:rsidRPr="00155C60">
        <w:rPr>
          <w:lang w:val="en-GB"/>
        </w:rPr>
        <w:t>Upon expiration or termination of this Agreement, the right to use the DATA and CONFIDENTIAL INFORMATION will automatically end. After expiration or termination of this Agreement, RECIPIENT will destroy all DATA received from PROVIDER. Upon request from PROVIDER, RECIPIENT shall confirm in writing the complete deletion of such DATA and CONFIDENTIAL INFORMATION.</w:t>
      </w:r>
    </w:p>
    <w:p w14:paraId="10CCFB65" w14:textId="77777777" w:rsidR="00CA5FFD" w:rsidRPr="00155C60" w:rsidRDefault="00CA5FFD" w:rsidP="002745A6">
      <w:pPr>
        <w:pStyle w:val="opsommingNFU3"/>
        <w:numPr>
          <w:ilvl w:val="0"/>
          <w:numId w:val="0"/>
        </w:numPr>
        <w:ind w:left="284"/>
        <w:rPr>
          <w:lang w:val="en-GB"/>
        </w:rPr>
      </w:pPr>
    </w:p>
    <w:p w14:paraId="60B2BA1C" w14:textId="62534666" w:rsidR="00CA5FFD" w:rsidRPr="00155C60" w:rsidRDefault="00CA5FFD" w:rsidP="003E3E37">
      <w:pPr>
        <w:pStyle w:val="opsommingNFU3"/>
        <w:numPr>
          <w:ilvl w:val="0"/>
          <w:numId w:val="5"/>
        </w:numPr>
        <w:ind w:left="284" w:hanging="284"/>
        <w:rPr>
          <w:lang w:val="en-US"/>
        </w:rPr>
      </w:pPr>
      <w:r w:rsidRPr="00155C60">
        <w:rPr>
          <w:lang w:val="en-US"/>
        </w:rPr>
        <w:t xml:space="preserve">This Agreement will be construed, governed, interpreted and enforced according to the laws of the Netherlands. Parties will first strive to settle any disputes amicably before taking legal action. All disputes arising out of or in relation to this Agreement that cannot be settled amicably will be </w:t>
      </w:r>
      <w:r w:rsidRPr="00155C60">
        <w:rPr>
          <w:lang w:val="en-US"/>
        </w:rPr>
        <w:lastRenderedPageBreak/>
        <w:t xml:space="preserve">brought before the competent court </w:t>
      </w:r>
      <w:bookmarkStart w:id="3" w:name="_Hlk13486398"/>
      <w:r w:rsidRPr="00155C60">
        <w:rPr>
          <w:lang w:val="en-US"/>
        </w:rPr>
        <w:t>in the Netherlands, in the district in which the Provider resides</w:t>
      </w:r>
      <w:bookmarkEnd w:id="3"/>
      <w:r w:rsidRPr="00155C60">
        <w:rPr>
          <w:lang w:val="en-US"/>
        </w:rPr>
        <w:t xml:space="preserve">. </w:t>
      </w:r>
    </w:p>
    <w:p w14:paraId="439ABD8E" w14:textId="77777777" w:rsidR="00CA5FFD" w:rsidRPr="00155C60" w:rsidRDefault="00CA5FFD" w:rsidP="002745A6">
      <w:pPr>
        <w:pStyle w:val="opsommingNFU3"/>
        <w:numPr>
          <w:ilvl w:val="0"/>
          <w:numId w:val="0"/>
        </w:numPr>
        <w:ind w:left="284"/>
        <w:rPr>
          <w:lang w:val="en-GB"/>
        </w:rPr>
      </w:pPr>
    </w:p>
    <w:p w14:paraId="2266D451" w14:textId="3A6F4D2E" w:rsidR="00CA5FFD" w:rsidRPr="00155C60" w:rsidRDefault="00CA5FFD" w:rsidP="003E3E37">
      <w:pPr>
        <w:pStyle w:val="opsommingNFU3"/>
        <w:numPr>
          <w:ilvl w:val="0"/>
          <w:numId w:val="5"/>
        </w:numPr>
        <w:ind w:left="284" w:hanging="284"/>
        <w:rPr>
          <w:lang w:val="en-GB"/>
        </w:rPr>
      </w:pPr>
      <w:r w:rsidRPr="00155C60">
        <w:rPr>
          <w:lang w:val="en-GB"/>
        </w:rPr>
        <w:t>This Agreement will be binding upon and inure to the benefit of the respective successors and assignees of the Parties hereto. However, RECIPIENT may not assign this Agreement in whole or in part without the prior written consent of the PROVIDER.</w:t>
      </w:r>
    </w:p>
    <w:p w14:paraId="5DEBF832" w14:textId="77777777" w:rsidR="00CA5FFD" w:rsidRPr="00155C60" w:rsidRDefault="00CA5FFD" w:rsidP="002745A6">
      <w:pPr>
        <w:pStyle w:val="opsommingNFU3"/>
        <w:numPr>
          <w:ilvl w:val="0"/>
          <w:numId w:val="0"/>
        </w:numPr>
        <w:ind w:left="284"/>
        <w:rPr>
          <w:lang w:val="en-GB"/>
        </w:rPr>
      </w:pPr>
    </w:p>
    <w:p w14:paraId="409D8F06" w14:textId="7927581E" w:rsidR="00CA5FFD" w:rsidRPr="00155C60" w:rsidRDefault="00CA5FFD" w:rsidP="003E3E37">
      <w:pPr>
        <w:pStyle w:val="opsommingNFU3"/>
        <w:numPr>
          <w:ilvl w:val="0"/>
          <w:numId w:val="5"/>
        </w:numPr>
        <w:ind w:left="284" w:hanging="284"/>
        <w:rPr>
          <w:lang w:val="en-GB"/>
        </w:rPr>
      </w:pPr>
      <w:r w:rsidRPr="00155C60">
        <w:rPr>
          <w:lang w:val="en-GB"/>
        </w:rPr>
        <w:t xml:space="preserve">This Agreement may only be altered or amended by an instrument in writing signed by all of the Parties. </w:t>
      </w:r>
    </w:p>
    <w:p w14:paraId="7784B27E" w14:textId="77777777" w:rsidR="00CA5FFD" w:rsidRPr="00155C60" w:rsidRDefault="00CA5FFD" w:rsidP="002745A6">
      <w:pPr>
        <w:pStyle w:val="opsommingNFU3"/>
        <w:numPr>
          <w:ilvl w:val="0"/>
          <w:numId w:val="0"/>
        </w:numPr>
        <w:rPr>
          <w:lang w:val="en-GB"/>
        </w:rPr>
      </w:pPr>
    </w:p>
    <w:p w14:paraId="38C07965" w14:textId="642F0829" w:rsidR="00CA5FFD" w:rsidRPr="00155C60" w:rsidRDefault="00CA5FFD" w:rsidP="003E3E37">
      <w:pPr>
        <w:pStyle w:val="opsommingNFU3"/>
        <w:numPr>
          <w:ilvl w:val="0"/>
          <w:numId w:val="5"/>
        </w:numPr>
        <w:ind w:left="284" w:hanging="284"/>
        <w:rPr>
          <w:lang w:val="en-GB"/>
        </w:rPr>
      </w:pPr>
      <w:r w:rsidRPr="00155C60">
        <w:rPr>
          <w:lang w:val="en-GB"/>
        </w:rPr>
        <w:t xml:space="preserve">If any portion of this Agreement is in violation of any applicable regulation, or is unenforceable or void for any reason whatsoever, such portion will be inoperative and the remainder of this Agreement will be binding upon the Parties. </w:t>
      </w:r>
    </w:p>
    <w:p w14:paraId="4AFDE7A4" w14:textId="77777777" w:rsidR="00CA5FFD" w:rsidRPr="00155C60" w:rsidRDefault="00CA5FFD" w:rsidP="002745A6">
      <w:pPr>
        <w:pStyle w:val="opsommingNFU3"/>
        <w:numPr>
          <w:ilvl w:val="0"/>
          <w:numId w:val="0"/>
        </w:numPr>
        <w:ind w:left="284"/>
        <w:rPr>
          <w:lang w:val="en-GB"/>
        </w:rPr>
      </w:pPr>
    </w:p>
    <w:p w14:paraId="09AC5127" w14:textId="3412E520" w:rsidR="00CA5FFD" w:rsidRPr="00155C60" w:rsidRDefault="00CA5FFD" w:rsidP="003E3E37">
      <w:pPr>
        <w:pStyle w:val="opsommingNFU3"/>
        <w:numPr>
          <w:ilvl w:val="0"/>
          <w:numId w:val="5"/>
        </w:numPr>
        <w:ind w:left="284" w:hanging="284"/>
        <w:rPr>
          <w:lang w:val="en-GB"/>
        </w:rPr>
      </w:pPr>
      <w:r w:rsidRPr="00155C60">
        <w:rPr>
          <w:lang w:val="en-GB"/>
        </w:rPr>
        <w:t xml:space="preserve">Both Parties acknowledge that the signatories to this Agreement are authorized representatives of each of the Parties and legally authorized to sign this Agreement. </w:t>
      </w:r>
    </w:p>
    <w:p w14:paraId="32B1FF17" w14:textId="77777777" w:rsidR="00CA5FFD" w:rsidRPr="00155C60" w:rsidRDefault="00CA5FFD" w:rsidP="002745A6">
      <w:pPr>
        <w:pStyle w:val="opsommingNFU3"/>
        <w:numPr>
          <w:ilvl w:val="0"/>
          <w:numId w:val="0"/>
        </w:numPr>
        <w:ind w:left="284"/>
        <w:rPr>
          <w:lang w:val="en-GB"/>
        </w:rPr>
      </w:pPr>
    </w:p>
    <w:p w14:paraId="7193D87D" w14:textId="2CAEA991" w:rsidR="00CA5FFD" w:rsidRPr="00155C60" w:rsidRDefault="00CA5FFD" w:rsidP="003E3E37">
      <w:pPr>
        <w:pStyle w:val="opsommingNFU3"/>
        <w:numPr>
          <w:ilvl w:val="0"/>
          <w:numId w:val="5"/>
        </w:numPr>
        <w:ind w:left="284" w:hanging="284"/>
        <w:rPr>
          <w:lang w:val="en-GB"/>
        </w:rPr>
      </w:pPr>
      <w:r w:rsidRPr="00155C60">
        <w:rPr>
          <w:lang w:val="en-GB"/>
        </w:rPr>
        <w:t>If the lawful performance of any part of this Agreement by a Party is rendered impossible by or as a result of any cause beyond such Party's reasonable control, such Party will not be considered in breach hereof as a result of failing so to perform.</w:t>
      </w:r>
    </w:p>
    <w:p w14:paraId="4FE52A05" w14:textId="77777777" w:rsidR="00CA5FFD" w:rsidRPr="00D6688C" w:rsidRDefault="00CA5FFD" w:rsidP="00CA5FFD">
      <w:pPr>
        <w:ind w:left="709" w:hanging="709"/>
        <w:rPr>
          <w:rFonts w:cs="Arial"/>
          <w:lang w:val="en-GB"/>
        </w:rPr>
      </w:pPr>
    </w:p>
    <w:p w14:paraId="2589F056" w14:textId="77777777" w:rsidR="00CA5FFD" w:rsidRPr="00D6688C" w:rsidRDefault="00CA5FFD" w:rsidP="00CA5FFD">
      <w:pPr>
        <w:rPr>
          <w:rFonts w:cs="Arial"/>
          <w:lang w:val="en-GB"/>
        </w:rPr>
      </w:pPr>
      <w:r w:rsidRPr="00D6688C">
        <w:rPr>
          <w:rFonts w:cs="Arial"/>
          <w:b/>
          <w:lang w:val="en-GB"/>
        </w:rPr>
        <w:t>IN WITNESS WHEREOF</w:t>
      </w:r>
      <w:r w:rsidRPr="00D6688C">
        <w:rPr>
          <w:rFonts w:cs="Arial"/>
          <w:lang w:val="en-GB"/>
        </w:rPr>
        <w:t>, the Parties have executed this Agreement, in duplicate originals or as a signed PDF, as of the Effective Date.</w:t>
      </w:r>
    </w:p>
    <w:p w14:paraId="37D5EA03" w14:textId="77777777" w:rsidR="00CA5FFD" w:rsidRPr="00D6688C" w:rsidRDefault="00CA5FFD" w:rsidP="00CA5FFD">
      <w:pPr>
        <w:rPr>
          <w:rFonts w:cs="Arial"/>
          <w:lang w:val="en-GB"/>
        </w:rPr>
      </w:pPr>
    </w:p>
    <w:tbl>
      <w:tblPr>
        <w:tblW w:w="9494" w:type="dxa"/>
        <w:tblLayout w:type="fixed"/>
        <w:tblCellMar>
          <w:left w:w="70" w:type="dxa"/>
          <w:right w:w="70" w:type="dxa"/>
        </w:tblCellMar>
        <w:tblLook w:val="0000" w:firstRow="0" w:lastRow="0" w:firstColumn="0" w:lastColumn="0" w:noHBand="0" w:noVBand="0"/>
      </w:tblPr>
      <w:tblGrid>
        <w:gridCol w:w="4747"/>
        <w:gridCol w:w="4747"/>
      </w:tblGrid>
      <w:tr w:rsidR="00CA5FFD" w:rsidRPr="00DE5787" w14:paraId="3E56EFDB" w14:textId="77777777" w:rsidTr="002A42A6">
        <w:trPr>
          <w:trHeight w:val="3510"/>
        </w:trPr>
        <w:tc>
          <w:tcPr>
            <w:tcW w:w="4747" w:type="dxa"/>
          </w:tcPr>
          <w:p w14:paraId="247F359B" w14:textId="3A5235F5" w:rsidR="00CA5FFD" w:rsidRPr="007B7901" w:rsidRDefault="00CA5FFD" w:rsidP="002A42A6">
            <w:pPr>
              <w:rPr>
                <w:rFonts w:cs="Arial"/>
              </w:rPr>
            </w:pPr>
            <w:r w:rsidRPr="007B7901">
              <w:rPr>
                <w:rFonts w:cs="Arial"/>
              </w:rPr>
              <w:t xml:space="preserve">For </w:t>
            </w:r>
            <w:proofErr w:type="spellStart"/>
            <w:r w:rsidRPr="007B7901">
              <w:rPr>
                <w:rFonts w:cs="Arial"/>
              </w:rPr>
              <w:t>the</w:t>
            </w:r>
            <w:proofErr w:type="spellEnd"/>
            <w:r w:rsidRPr="007B7901">
              <w:rPr>
                <w:rFonts w:cs="Arial"/>
              </w:rPr>
              <w:t xml:space="preserve"> </w:t>
            </w:r>
            <w:r w:rsidRPr="007B7901">
              <w:rPr>
                <w:rFonts w:cs="Arial"/>
                <w:b/>
              </w:rPr>
              <w:t>PROVIDER</w:t>
            </w:r>
            <w:r w:rsidR="00A848B2" w:rsidRPr="007B7901">
              <w:rPr>
                <w:rFonts w:cs="Arial"/>
                <w:b/>
              </w:rPr>
              <w:t xml:space="preserve"> (Radboud universitair medisch centrum</w:t>
            </w:r>
            <w:r w:rsidR="007B7901" w:rsidRPr="007B7901">
              <w:rPr>
                <w:rFonts w:cs="Arial"/>
                <w:b/>
              </w:rPr>
              <w:t xml:space="preserve"> - </w:t>
            </w:r>
            <w:r w:rsidR="007B7901" w:rsidRPr="007B7901">
              <w:rPr>
                <w:rFonts w:cs="Arial"/>
              </w:rPr>
              <w:t>Geert Grooteplein Zuid 10, 6525 GA Nijmegen, Netherlan</w:t>
            </w:r>
            <w:r w:rsidR="00EB6C8F">
              <w:rPr>
                <w:rFonts w:cs="Arial"/>
              </w:rPr>
              <w:t>ds</w:t>
            </w:r>
            <w:r w:rsidR="00A848B2" w:rsidRPr="007B7901">
              <w:rPr>
                <w:rFonts w:cs="Arial"/>
                <w:b/>
              </w:rPr>
              <w:t>)</w:t>
            </w:r>
          </w:p>
          <w:p w14:paraId="3F383DD8" w14:textId="77777777" w:rsidR="00CA5FFD" w:rsidRPr="007B7901" w:rsidRDefault="00CA5FFD" w:rsidP="002A42A6">
            <w:pPr>
              <w:rPr>
                <w:rFonts w:cs="Arial"/>
              </w:rPr>
            </w:pPr>
          </w:p>
          <w:p w14:paraId="6BA96CB2" w14:textId="77777777" w:rsidR="00CA5FFD" w:rsidRPr="007B7901" w:rsidRDefault="00CA5FFD" w:rsidP="002A42A6">
            <w:pPr>
              <w:rPr>
                <w:rFonts w:cs="Arial"/>
              </w:rPr>
            </w:pPr>
          </w:p>
          <w:p w14:paraId="3AFB99E9" w14:textId="77777777" w:rsidR="005B151A" w:rsidRDefault="005B151A" w:rsidP="005B151A">
            <w:pPr>
              <w:rPr>
                <w:rFonts w:cs="Arial"/>
                <w:bCs/>
                <w:iCs/>
                <w:lang w:val="en-US"/>
              </w:rPr>
            </w:pPr>
            <w:r>
              <w:rPr>
                <w:rFonts w:cs="Arial"/>
                <w:bCs/>
                <w:iCs/>
                <w:lang w:val="en-US"/>
              </w:rPr>
              <w:t>Signature______________</w:t>
            </w:r>
          </w:p>
          <w:p w14:paraId="0969266F" w14:textId="4813A03E" w:rsidR="00CA5FFD" w:rsidRPr="00D6688C" w:rsidRDefault="00CA5FFD" w:rsidP="002A42A6">
            <w:pPr>
              <w:rPr>
                <w:rFonts w:cs="Arial"/>
                <w:bCs/>
                <w:iCs/>
                <w:lang w:val="en-US"/>
              </w:rPr>
            </w:pPr>
            <w:r w:rsidRPr="00D6688C">
              <w:rPr>
                <w:rFonts w:cs="Arial"/>
                <w:bCs/>
                <w:iCs/>
                <w:lang w:val="en-US"/>
              </w:rPr>
              <w:t xml:space="preserve">Name: </w:t>
            </w:r>
            <w:r w:rsidR="00212980">
              <w:rPr>
                <w:rFonts w:cs="Arial"/>
                <w:bCs/>
                <w:iCs/>
                <w:lang w:val="en-US"/>
              </w:rPr>
              <w:t>Joram Sjoerts, MSc</w:t>
            </w:r>
          </w:p>
          <w:p w14:paraId="21F438B5" w14:textId="555DCC72" w:rsidR="00CA5FFD" w:rsidRPr="00D6688C" w:rsidRDefault="00CA5FFD" w:rsidP="002A42A6">
            <w:pPr>
              <w:rPr>
                <w:rFonts w:cs="Arial"/>
                <w:lang w:val="en-GB"/>
              </w:rPr>
            </w:pPr>
            <w:r w:rsidRPr="00D6688C">
              <w:rPr>
                <w:rFonts w:cs="Arial"/>
                <w:lang w:val="en-US"/>
              </w:rPr>
              <w:t>Titl</w:t>
            </w:r>
            <w:r w:rsidR="00212980">
              <w:rPr>
                <w:rFonts w:cs="Arial"/>
                <w:lang w:val="en-US"/>
              </w:rPr>
              <w:t xml:space="preserve">e: Director </w:t>
            </w:r>
            <w:r w:rsidR="003C403D">
              <w:rPr>
                <w:rFonts w:cs="Arial"/>
                <w:lang w:val="en-US"/>
              </w:rPr>
              <w:t>of knowledge Strategy</w:t>
            </w:r>
          </w:p>
          <w:p w14:paraId="31303D10" w14:textId="77777777" w:rsidR="00CA5FFD" w:rsidRPr="00D6688C" w:rsidRDefault="00CA5FFD" w:rsidP="002A42A6">
            <w:pPr>
              <w:rPr>
                <w:rFonts w:cs="Arial"/>
                <w:lang w:val="en-GB"/>
              </w:rPr>
            </w:pPr>
            <w:r w:rsidRPr="00D6688C">
              <w:rPr>
                <w:rFonts w:cs="Arial"/>
                <w:lang w:val="en-GB"/>
              </w:rPr>
              <w:t>Date:__________________</w:t>
            </w:r>
          </w:p>
          <w:p w14:paraId="22A36954" w14:textId="77777777" w:rsidR="00CA5FFD" w:rsidRPr="00D6688C" w:rsidRDefault="00CA5FFD" w:rsidP="002A42A6">
            <w:pPr>
              <w:rPr>
                <w:rFonts w:cs="Arial"/>
                <w:lang w:val="en-GB"/>
              </w:rPr>
            </w:pPr>
          </w:p>
          <w:p w14:paraId="0A511B84" w14:textId="77777777" w:rsidR="002A5250" w:rsidRDefault="002A5250" w:rsidP="002A5250">
            <w:pPr>
              <w:rPr>
                <w:rFonts w:cs="Arial"/>
                <w:bCs/>
                <w:iCs/>
                <w:lang w:val="en-US"/>
              </w:rPr>
            </w:pPr>
            <w:r>
              <w:rPr>
                <w:rFonts w:cs="Arial"/>
                <w:bCs/>
                <w:iCs/>
                <w:lang w:val="en-US"/>
              </w:rPr>
              <w:t>Signature______________</w:t>
            </w:r>
          </w:p>
          <w:p w14:paraId="6477BC02" w14:textId="46FF7CB2" w:rsidR="00CA5FFD" w:rsidRPr="00D6688C" w:rsidRDefault="00CA5FFD" w:rsidP="002A42A6">
            <w:pPr>
              <w:rPr>
                <w:rFonts w:cs="Arial"/>
                <w:bCs/>
                <w:iCs/>
                <w:lang w:val="en-US"/>
              </w:rPr>
            </w:pPr>
            <w:r w:rsidRPr="00D6688C">
              <w:rPr>
                <w:rFonts w:cs="Arial"/>
                <w:bCs/>
                <w:iCs/>
                <w:lang w:val="en-US"/>
              </w:rPr>
              <w:t xml:space="preserve">Name: </w:t>
            </w:r>
            <w:r w:rsidR="007B7901">
              <w:rPr>
                <w:rFonts w:cs="Arial"/>
                <w:bCs/>
                <w:iCs/>
                <w:lang w:val="en-US"/>
              </w:rPr>
              <w:t>Prof. dr. Barbara Franke</w:t>
            </w:r>
          </w:p>
          <w:p w14:paraId="607490D6" w14:textId="3BA85192" w:rsidR="00CA5FFD" w:rsidRPr="005244D0" w:rsidRDefault="00CA5FFD" w:rsidP="002A42A6">
            <w:pPr>
              <w:rPr>
                <w:rFonts w:cs="Arial"/>
                <w:lang w:val="en-US"/>
              </w:rPr>
            </w:pPr>
            <w:r w:rsidRPr="00D6688C">
              <w:rPr>
                <w:rFonts w:cs="Arial"/>
                <w:lang w:val="en-US"/>
              </w:rPr>
              <w:t>Title</w:t>
            </w:r>
            <w:r w:rsidR="00212980">
              <w:rPr>
                <w:rFonts w:cs="Arial"/>
                <w:lang w:val="en-US"/>
              </w:rPr>
              <w:t>: Head of Dept.</w:t>
            </w:r>
            <w:r w:rsidR="005244D0">
              <w:rPr>
                <w:rFonts w:cs="Arial"/>
                <w:lang w:val="en-US"/>
              </w:rPr>
              <w:t xml:space="preserve"> </w:t>
            </w:r>
            <w:r w:rsidR="007B7901">
              <w:rPr>
                <w:rFonts w:cs="Arial"/>
                <w:lang w:val="en-US"/>
              </w:rPr>
              <w:t>MNS</w:t>
            </w:r>
          </w:p>
          <w:p w14:paraId="72E54219" w14:textId="77777777" w:rsidR="00CA5FFD" w:rsidRPr="00D6688C" w:rsidRDefault="00CA5FFD" w:rsidP="002A42A6">
            <w:pPr>
              <w:rPr>
                <w:rFonts w:cs="Arial"/>
                <w:lang w:val="en-GB"/>
              </w:rPr>
            </w:pPr>
            <w:r w:rsidRPr="00D6688C">
              <w:rPr>
                <w:rFonts w:cs="Arial"/>
                <w:lang w:val="en-GB"/>
              </w:rPr>
              <w:t>Date:__________________</w:t>
            </w:r>
          </w:p>
          <w:p w14:paraId="6025A98C" w14:textId="77777777" w:rsidR="00CA5FFD" w:rsidRPr="00D6688C" w:rsidRDefault="00CA5FFD" w:rsidP="002A42A6">
            <w:pPr>
              <w:rPr>
                <w:rFonts w:cs="Arial"/>
                <w:lang w:val="en-GB"/>
              </w:rPr>
            </w:pPr>
          </w:p>
          <w:p w14:paraId="1FE6526D" w14:textId="77777777" w:rsidR="00CA5FFD" w:rsidRPr="00D6688C" w:rsidRDefault="00CA5FFD" w:rsidP="002A42A6">
            <w:pPr>
              <w:rPr>
                <w:rFonts w:cs="Arial"/>
                <w:lang w:val="en-GB"/>
              </w:rPr>
            </w:pPr>
          </w:p>
          <w:p w14:paraId="1B6BA5B9" w14:textId="77777777" w:rsidR="00EB6C8F" w:rsidRDefault="008A0B2D" w:rsidP="002A42A6">
            <w:pPr>
              <w:rPr>
                <w:rFonts w:cs="Arial"/>
                <w:lang w:val="en-GB"/>
              </w:rPr>
            </w:pPr>
            <w:r w:rsidRPr="008A0B2D">
              <w:rPr>
                <w:rFonts w:cs="Arial"/>
                <w:lang w:val="en-GB"/>
              </w:rPr>
              <w:t xml:space="preserve">PROVIDER’S SCIENTIST: </w:t>
            </w:r>
          </w:p>
          <w:p w14:paraId="3374F9FC" w14:textId="77777777" w:rsidR="005B151A" w:rsidRDefault="005B151A" w:rsidP="005B151A">
            <w:pPr>
              <w:rPr>
                <w:rFonts w:cs="Arial"/>
                <w:bCs/>
                <w:iCs/>
                <w:lang w:val="en-US"/>
              </w:rPr>
            </w:pPr>
            <w:r>
              <w:rPr>
                <w:rFonts w:cs="Arial"/>
                <w:bCs/>
                <w:iCs/>
                <w:lang w:val="en-US"/>
              </w:rPr>
              <w:t>Signature______________</w:t>
            </w:r>
          </w:p>
          <w:p w14:paraId="0CCBCD07" w14:textId="77777777" w:rsidR="00EB6C8F" w:rsidRDefault="008A0B2D" w:rsidP="002A42A6">
            <w:pPr>
              <w:rPr>
                <w:rFonts w:cs="Arial"/>
                <w:lang w:val="en-GB"/>
              </w:rPr>
            </w:pPr>
            <w:r w:rsidRPr="008A0B2D">
              <w:rPr>
                <w:rFonts w:cs="Arial"/>
                <w:lang w:val="en-GB"/>
              </w:rPr>
              <w:t xml:space="preserve">Name : Martin Dresler </w:t>
            </w:r>
          </w:p>
          <w:p w14:paraId="2DA21441" w14:textId="77777777" w:rsidR="00EB6C8F" w:rsidRDefault="00EB6C8F" w:rsidP="002A42A6">
            <w:pPr>
              <w:rPr>
                <w:rFonts w:cs="Arial"/>
                <w:lang w:val="en-GB"/>
              </w:rPr>
            </w:pPr>
            <w:r w:rsidRPr="008A0B2D">
              <w:rPr>
                <w:rFonts w:cs="Arial"/>
                <w:lang w:val="en-GB"/>
              </w:rPr>
              <w:t xml:space="preserve">E-mail : martin.dresler@donders.ru.nl </w:t>
            </w:r>
          </w:p>
          <w:p w14:paraId="3607BFB6" w14:textId="77777777" w:rsidR="00EB6C8F" w:rsidRDefault="00EB6C8F" w:rsidP="002A42A6">
            <w:pPr>
              <w:rPr>
                <w:rFonts w:cs="Arial"/>
                <w:lang w:val="en-GB"/>
              </w:rPr>
            </w:pPr>
          </w:p>
          <w:p w14:paraId="62822F27" w14:textId="3F5AE97C" w:rsidR="00CA5FFD" w:rsidRPr="008A0B2D" w:rsidRDefault="00CA5FFD" w:rsidP="002A42A6">
            <w:pPr>
              <w:rPr>
                <w:rFonts w:cs="Arial"/>
                <w:lang w:val="en-GB"/>
              </w:rPr>
            </w:pPr>
          </w:p>
        </w:tc>
        <w:tc>
          <w:tcPr>
            <w:tcW w:w="4747" w:type="dxa"/>
          </w:tcPr>
          <w:p w14:paraId="3757C7DB" w14:textId="64001C84" w:rsidR="00CA5FFD" w:rsidRPr="00D6688C" w:rsidRDefault="00CA5FFD" w:rsidP="002A42A6">
            <w:pPr>
              <w:pStyle w:val="Dokument1"/>
              <w:rPr>
                <w:rFonts w:ascii="Arial" w:hAnsi="Arial" w:cs="Arial"/>
                <w:sz w:val="20"/>
                <w:lang w:val="en-GB"/>
              </w:rPr>
            </w:pPr>
            <w:r w:rsidRPr="00D6688C">
              <w:rPr>
                <w:rFonts w:ascii="Arial" w:hAnsi="Arial" w:cs="Arial"/>
                <w:sz w:val="20"/>
              </w:rPr>
              <w:t xml:space="preserve">For </w:t>
            </w:r>
            <w:r w:rsidRPr="00D6688C">
              <w:rPr>
                <w:rFonts w:ascii="Arial" w:hAnsi="Arial" w:cs="Arial"/>
                <w:b/>
                <w:bCs/>
                <w:sz w:val="20"/>
              </w:rPr>
              <w:t>RECIPIENT</w:t>
            </w:r>
            <w:r w:rsidR="00A848B2">
              <w:rPr>
                <w:rFonts w:ascii="Arial" w:hAnsi="Arial" w:cs="Arial"/>
                <w:b/>
                <w:bCs/>
                <w:sz w:val="20"/>
              </w:rPr>
              <w:t xml:space="preserve"> (</w:t>
            </w:r>
            <w:r w:rsidR="008E5237" w:rsidRPr="00E4479E">
              <w:rPr>
                <w:rFonts w:ascii="Arial" w:hAnsi="Arial" w:cs="Arial"/>
                <w:b/>
                <w:bCs/>
                <w:sz w:val="20"/>
                <w:highlight w:val="yellow"/>
              </w:rPr>
              <w:t xml:space="preserve">Full name of </w:t>
            </w:r>
            <w:r w:rsidR="00E4479E" w:rsidRPr="00E4479E">
              <w:rPr>
                <w:rFonts w:ascii="Arial" w:hAnsi="Arial" w:cs="Arial"/>
                <w:b/>
                <w:bCs/>
                <w:sz w:val="20"/>
                <w:highlight w:val="yellow"/>
              </w:rPr>
              <w:t>the recipients institute</w:t>
            </w:r>
            <w:r w:rsidR="00E4479E">
              <w:rPr>
                <w:rFonts w:ascii="Arial" w:hAnsi="Arial" w:cs="Arial"/>
                <w:b/>
                <w:bCs/>
                <w:sz w:val="20"/>
              </w:rPr>
              <w:t xml:space="preserve"> – </w:t>
            </w:r>
            <w:r w:rsidR="00E4479E" w:rsidRPr="00E4479E">
              <w:rPr>
                <w:rFonts w:ascii="Arial" w:hAnsi="Arial" w:cs="Arial"/>
                <w:sz w:val="20"/>
                <w:highlight w:val="yellow"/>
              </w:rPr>
              <w:t>Full address of the recipients institute</w:t>
            </w:r>
            <w:r w:rsidR="00A848B2">
              <w:rPr>
                <w:rFonts w:ascii="Arial" w:hAnsi="Arial" w:cs="Arial"/>
                <w:b/>
                <w:bCs/>
                <w:sz w:val="20"/>
              </w:rPr>
              <w:t>)</w:t>
            </w:r>
          </w:p>
          <w:p w14:paraId="3D9AEA7C" w14:textId="77777777" w:rsidR="00CA5FFD" w:rsidRPr="00D6688C" w:rsidRDefault="00CA5FFD" w:rsidP="002A42A6">
            <w:pPr>
              <w:rPr>
                <w:rFonts w:cs="Arial"/>
                <w:lang w:val="en-GB"/>
              </w:rPr>
            </w:pPr>
            <w:r w:rsidRPr="00D6688C">
              <w:rPr>
                <w:rFonts w:cs="Arial"/>
                <w:lang w:val="en-GB"/>
              </w:rPr>
              <w:t xml:space="preserve"> </w:t>
            </w:r>
          </w:p>
          <w:p w14:paraId="7B226D49" w14:textId="77777777" w:rsidR="00CA5FFD" w:rsidRPr="00D6688C" w:rsidRDefault="00CA5FFD" w:rsidP="002A42A6">
            <w:pPr>
              <w:rPr>
                <w:rFonts w:cs="Arial"/>
                <w:lang w:val="en-GB"/>
              </w:rPr>
            </w:pPr>
          </w:p>
          <w:p w14:paraId="1CBB7C84" w14:textId="7134565A" w:rsidR="005B151A" w:rsidRDefault="005B151A" w:rsidP="002A42A6">
            <w:pPr>
              <w:rPr>
                <w:rFonts w:cs="Arial"/>
                <w:bCs/>
                <w:iCs/>
                <w:lang w:val="en-US"/>
              </w:rPr>
            </w:pPr>
            <w:r>
              <w:rPr>
                <w:rFonts w:cs="Arial"/>
                <w:bCs/>
                <w:iCs/>
                <w:lang w:val="en-US"/>
              </w:rPr>
              <w:t>Signature______________</w:t>
            </w:r>
          </w:p>
          <w:p w14:paraId="68E87DD7" w14:textId="4D8EC6DC" w:rsidR="00CA5FFD" w:rsidRDefault="00CA5FFD" w:rsidP="002A42A6">
            <w:pPr>
              <w:rPr>
                <w:rFonts w:cs="Arial"/>
                <w:lang w:val="en-GB"/>
              </w:rPr>
            </w:pPr>
            <w:r w:rsidRPr="00D6688C">
              <w:rPr>
                <w:rFonts w:cs="Arial"/>
                <w:bCs/>
                <w:iCs/>
                <w:lang w:val="en-US"/>
              </w:rPr>
              <w:t xml:space="preserve">Name: </w:t>
            </w:r>
          </w:p>
          <w:p w14:paraId="40019526" w14:textId="796FC707" w:rsidR="00EB6C8F" w:rsidRDefault="00EB6C8F" w:rsidP="00103C19">
            <w:pPr>
              <w:rPr>
                <w:rFonts w:cs="Arial"/>
                <w:lang w:val="en-GB"/>
              </w:rPr>
            </w:pPr>
            <w:r w:rsidRPr="008A0B2D">
              <w:rPr>
                <w:rFonts w:cs="Arial"/>
                <w:lang w:val="en-GB"/>
              </w:rPr>
              <w:t xml:space="preserve">Associate Professor Title : </w:t>
            </w:r>
          </w:p>
          <w:p w14:paraId="4DCF5694" w14:textId="77777777" w:rsidR="00103C19" w:rsidRDefault="005B151A" w:rsidP="002A42A6">
            <w:pPr>
              <w:rPr>
                <w:rFonts w:cs="Arial"/>
                <w:lang w:val="fr-FR"/>
              </w:rPr>
            </w:pPr>
            <w:r w:rsidRPr="00DE5787">
              <w:rPr>
                <w:rFonts w:cs="Arial"/>
                <w:lang w:val="fr-FR"/>
              </w:rPr>
              <w:t>E-mail :</w:t>
            </w:r>
          </w:p>
          <w:p w14:paraId="76F3E201" w14:textId="74D295F2" w:rsidR="00CA5FFD" w:rsidRPr="00DE5787" w:rsidRDefault="00CA5FFD" w:rsidP="002A42A6">
            <w:pPr>
              <w:rPr>
                <w:rFonts w:cs="Arial"/>
                <w:lang w:val="fr-FR"/>
              </w:rPr>
            </w:pPr>
            <w:r w:rsidRPr="00DE5787">
              <w:rPr>
                <w:rFonts w:cs="Arial"/>
                <w:lang w:val="fr-FR"/>
              </w:rPr>
              <w:t>Date:__________________</w:t>
            </w:r>
          </w:p>
          <w:p w14:paraId="05324810" w14:textId="77777777" w:rsidR="00CA5FFD" w:rsidRPr="00DE5787" w:rsidRDefault="00CA5FFD" w:rsidP="002A42A6">
            <w:pPr>
              <w:rPr>
                <w:rFonts w:cs="Arial"/>
                <w:lang w:val="fr-FR"/>
              </w:rPr>
            </w:pPr>
          </w:p>
          <w:p w14:paraId="75033F7D" w14:textId="77777777" w:rsidR="00CA5FFD" w:rsidRPr="00DE5787" w:rsidRDefault="00CA5FFD" w:rsidP="002A42A6">
            <w:pPr>
              <w:rPr>
                <w:rFonts w:cs="Arial"/>
                <w:lang w:val="fr-FR"/>
              </w:rPr>
            </w:pPr>
          </w:p>
          <w:p w14:paraId="042C9B85" w14:textId="0E91C1CC" w:rsidR="00CA5FFD" w:rsidRPr="00DE5787" w:rsidRDefault="00CA5FFD" w:rsidP="002A42A6">
            <w:pPr>
              <w:rPr>
                <w:rFonts w:cs="Arial"/>
                <w:lang w:val="fr-FR"/>
              </w:rPr>
            </w:pPr>
          </w:p>
        </w:tc>
      </w:tr>
    </w:tbl>
    <w:p w14:paraId="283C680B" w14:textId="77777777" w:rsidR="00CA5FFD" w:rsidRPr="00DE5787" w:rsidRDefault="00CA5FFD" w:rsidP="00CA5FFD">
      <w:pPr>
        <w:jc w:val="center"/>
        <w:rPr>
          <w:rFonts w:cs="Arial"/>
          <w:b/>
          <w:bCs/>
          <w:i/>
          <w:iCs/>
          <w:u w:val="single"/>
          <w:lang w:val="fr-FR"/>
        </w:rPr>
      </w:pPr>
    </w:p>
    <w:p w14:paraId="3070334E" w14:textId="77777777" w:rsidR="00CA5FFD" w:rsidRPr="00DE5787" w:rsidRDefault="00CA5FFD" w:rsidP="00CA5FFD">
      <w:pPr>
        <w:rPr>
          <w:rFonts w:cs="Arial"/>
          <w:b/>
          <w:bCs/>
          <w:i/>
          <w:iCs/>
          <w:u w:val="single"/>
          <w:lang w:val="fr-FR"/>
        </w:rPr>
      </w:pPr>
      <w:r w:rsidRPr="00DE5787">
        <w:rPr>
          <w:rFonts w:cs="Arial"/>
          <w:b/>
          <w:bCs/>
          <w:i/>
          <w:iCs/>
          <w:u w:val="single"/>
          <w:lang w:val="fr-FR"/>
        </w:rPr>
        <w:br w:type="page"/>
      </w:r>
    </w:p>
    <w:p w14:paraId="5B6D11D9" w14:textId="77777777" w:rsidR="00CA5FFD" w:rsidRPr="00D6688C" w:rsidRDefault="00CA5FFD" w:rsidP="00CA5FFD">
      <w:pPr>
        <w:jc w:val="center"/>
        <w:rPr>
          <w:rFonts w:cs="Arial"/>
          <w:b/>
          <w:bCs/>
          <w:i/>
          <w:iCs/>
          <w:u w:val="single"/>
          <w:lang w:val="en-US"/>
        </w:rPr>
      </w:pPr>
      <w:r w:rsidRPr="00D6688C">
        <w:rPr>
          <w:rFonts w:cs="Arial"/>
          <w:b/>
          <w:bCs/>
          <w:i/>
          <w:iCs/>
          <w:u w:val="single"/>
          <w:lang w:val="en-US"/>
        </w:rPr>
        <w:lastRenderedPageBreak/>
        <w:t>ANNEX I</w:t>
      </w:r>
    </w:p>
    <w:p w14:paraId="02529BDC" w14:textId="77777777" w:rsidR="00CA5FFD" w:rsidRPr="00D6688C" w:rsidRDefault="00CA5FFD" w:rsidP="00CA5FFD">
      <w:pPr>
        <w:jc w:val="center"/>
        <w:rPr>
          <w:rFonts w:cs="Arial"/>
          <w:b/>
          <w:bCs/>
          <w:i/>
          <w:iCs/>
          <w:u w:val="single"/>
          <w:lang w:val="en-US"/>
        </w:rPr>
      </w:pPr>
    </w:p>
    <w:p w14:paraId="3631FB39" w14:textId="77777777" w:rsidR="00CA5FFD" w:rsidRPr="00B56D82" w:rsidRDefault="00CA5FFD" w:rsidP="00CA5FFD">
      <w:pPr>
        <w:rPr>
          <w:rFonts w:cs="Arial"/>
          <w:b/>
          <w:u w:val="single"/>
          <w:lang w:val="en-US"/>
        </w:rPr>
      </w:pPr>
      <w:r w:rsidRPr="00B56D82">
        <w:rPr>
          <w:rFonts w:cs="Arial"/>
          <w:b/>
          <w:u w:val="single"/>
          <w:lang w:val="en-US"/>
        </w:rPr>
        <w:t>Description of the DATA, methods of transfer and storage, allowed processors</w:t>
      </w:r>
    </w:p>
    <w:p w14:paraId="367F8B4F" w14:textId="77777777" w:rsidR="00CA5FFD" w:rsidRPr="00D6688C" w:rsidRDefault="00CA5FFD" w:rsidP="00CA5FFD">
      <w:pPr>
        <w:rPr>
          <w:rFonts w:cs="Arial"/>
          <w:b/>
          <w:u w:val="single"/>
          <w:lang w:val="en-US"/>
        </w:rPr>
      </w:pPr>
    </w:p>
    <w:tbl>
      <w:tblPr>
        <w:tblStyle w:val="TableGrid"/>
        <w:tblW w:w="0" w:type="auto"/>
        <w:tblLook w:val="04A0" w:firstRow="1" w:lastRow="0" w:firstColumn="1" w:lastColumn="0" w:noHBand="0" w:noVBand="1"/>
      </w:tblPr>
      <w:tblGrid>
        <w:gridCol w:w="4435"/>
        <w:gridCol w:w="4434"/>
      </w:tblGrid>
      <w:tr w:rsidR="00CA5FFD" w:rsidRPr="00DE5787" w14:paraId="11FB0378" w14:textId="77777777" w:rsidTr="002A42A6">
        <w:tc>
          <w:tcPr>
            <w:tcW w:w="4535" w:type="dxa"/>
          </w:tcPr>
          <w:p w14:paraId="561018C2" w14:textId="486A07BD" w:rsidR="00CA5FFD" w:rsidRPr="00D6688C" w:rsidRDefault="00CA5FFD" w:rsidP="002A42A6">
            <w:pPr>
              <w:spacing w:after="200" w:line="276" w:lineRule="auto"/>
              <w:rPr>
                <w:rFonts w:cs="Arial"/>
                <w:b/>
                <w:color w:val="222222"/>
                <w:sz w:val="20"/>
                <w:szCs w:val="20"/>
                <w:lang w:val="en-US"/>
              </w:rPr>
            </w:pPr>
            <w:r w:rsidRPr="00D6688C">
              <w:rPr>
                <w:rFonts w:cs="Arial"/>
                <w:b/>
                <w:noProof/>
                <w:spacing w:val="-1"/>
                <w:sz w:val="20"/>
                <w:szCs w:val="20"/>
                <w:lang w:val="en-US"/>
              </w:rPr>
              <w:t>Data subjects</w:t>
            </w:r>
            <w:r w:rsidRPr="00D6688C">
              <w:rPr>
                <w:rFonts w:cs="Arial"/>
                <w:b/>
                <w:noProof/>
                <w:spacing w:val="-1"/>
                <w:sz w:val="20"/>
                <w:szCs w:val="20"/>
                <w:lang w:val="en-US"/>
              </w:rPr>
              <w:br/>
            </w:r>
            <w:r w:rsidRPr="00D6688C">
              <w:rPr>
                <w:rFonts w:cs="Arial"/>
                <w:noProof/>
                <w:spacing w:val="-1"/>
                <w:sz w:val="20"/>
                <w:szCs w:val="20"/>
                <w:lang w:val="en-US"/>
              </w:rPr>
              <w:t>The personal data transferred concern the following categories of data subjects:</w:t>
            </w:r>
            <w:r w:rsidRPr="00D6688C">
              <w:rPr>
                <w:rFonts w:cs="Arial"/>
                <w:noProof/>
                <w:spacing w:val="-1"/>
                <w:sz w:val="20"/>
                <w:szCs w:val="20"/>
                <w:lang w:val="en-US"/>
              </w:rPr>
              <w:br/>
            </w:r>
          </w:p>
        </w:tc>
        <w:tc>
          <w:tcPr>
            <w:tcW w:w="4527" w:type="dxa"/>
          </w:tcPr>
          <w:p w14:paraId="4292BA1F" w14:textId="0D31FF6B" w:rsidR="00CA5FFD" w:rsidRPr="00D6688C" w:rsidRDefault="005E172C" w:rsidP="002A42A6">
            <w:pPr>
              <w:shd w:val="clear" w:color="auto" w:fill="FFFFFF"/>
              <w:spacing w:before="139"/>
              <w:rPr>
                <w:rFonts w:cs="Arial"/>
                <w:noProof/>
                <w:spacing w:val="-1"/>
                <w:sz w:val="20"/>
                <w:szCs w:val="20"/>
                <w:lang w:val="en-US"/>
              </w:rPr>
            </w:pPr>
            <w:r w:rsidRPr="005E172C">
              <w:rPr>
                <w:rFonts w:cs="Arial"/>
                <w:noProof/>
                <w:spacing w:val="-1"/>
                <w:sz w:val="20"/>
                <w:szCs w:val="20"/>
              </w:rPr>
              <w:t>The dataset is titled "Wearanize+" (DOI: 10.34973/j6jf-9e62). The subjects are healthy, mostly young adults and are represented with unique identifiers.</w:t>
            </w:r>
          </w:p>
        </w:tc>
      </w:tr>
      <w:tr w:rsidR="00CA5FFD" w:rsidRPr="00DE5787" w14:paraId="3C159DC5" w14:textId="77777777" w:rsidTr="002A42A6">
        <w:tc>
          <w:tcPr>
            <w:tcW w:w="4535" w:type="dxa"/>
          </w:tcPr>
          <w:p w14:paraId="65C0BBA7" w14:textId="77777777" w:rsidR="00CA5FFD" w:rsidRPr="00D6688C" w:rsidRDefault="00CA5FFD" w:rsidP="002A42A6">
            <w:pPr>
              <w:shd w:val="clear" w:color="auto" w:fill="FFFFFF"/>
              <w:spacing w:before="139"/>
              <w:rPr>
                <w:rFonts w:cs="Arial"/>
                <w:noProof/>
                <w:spacing w:val="-1"/>
                <w:sz w:val="20"/>
                <w:szCs w:val="20"/>
                <w:lang w:val="en-US"/>
              </w:rPr>
            </w:pPr>
            <w:r w:rsidRPr="00D6688C">
              <w:rPr>
                <w:rFonts w:cs="Arial"/>
                <w:b/>
                <w:noProof/>
                <w:spacing w:val="-1"/>
                <w:sz w:val="20"/>
                <w:szCs w:val="20"/>
                <w:lang w:val="en-US"/>
              </w:rPr>
              <w:t>Purpose of the transfer(s)</w:t>
            </w:r>
            <w:r w:rsidRPr="00D6688C">
              <w:rPr>
                <w:rFonts w:cs="Arial"/>
                <w:noProof/>
                <w:spacing w:val="-1"/>
                <w:sz w:val="20"/>
                <w:szCs w:val="20"/>
                <w:lang w:val="en-US"/>
              </w:rPr>
              <w:br/>
              <w:t>The transfer is made for the following purpose:</w:t>
            </w:r>
          </w:p>
          <w:p w14:paraId="2DEBE430" w14:textId="77777777" w:rsidR="00CA5FFD" w:rsidRPr="00D6688C" w:rsidRDefault="00CA5FFD" w:rsidP="002A42A6">
            <w:pPr>
              <w:shd w:val="clear" w:color="auto" w:fill="FFFFFF"/>
              <w:spacing w:before="139"/>
              <w:rPr>
                <w:rFonts w:cs="Arial"/>
                <w:noProof/>
                <w:spacing w:val="-1"/>
                <w:sz w:val="20"/>
                <w:szCs w:val="20"/>
                <w:lang w:val="en-US"/>
              </w:rPr>
            </w:pPr>
          </w:p>
        </w:tc>
        <w:tc>
          <w:tcPr>
            <w:tcW w:w="4527" w:type="dxa"/>
          </w:tcPr>
          <w:p w14:paraId="4D9DDC34" w14:textId="2BB9F16F" w:rsidR="00CA5FFD" w:rsidRPr="005E172C" w:rsidRDefault="005E172C" w:rsidP="002A42A6">
            <w:pPr>
              <w:shd w:val="clear" w:color="auto" w:fill="FFFFFF"/>
              <w:spacing w:before="139"/>
              <w:rPr>
                <w:rFonts w:cs="Arial"/>
                <w:noProof/>
                <w:spacing w:val="-1"/>
                <w:sz w:val="20"/>
                <w:szCs w:val="20"/>
              </w:rPr>
            </w:pPr>
            <w:r>
              <w:rPr>
                <w:rFonts w:cs="Arial"/>
                <w:noProof/>
                <w:spacing w:val="-1"/>
                <w:sz w:val="20"/>
                <w:szCs w:val="20"/>
              </w:rPr>
              <w:t>T</w:t>
            </w:r>
            <w:r w:rsidRPr="005E172C">
              <w:rPr>
                <w:rFonts w:cs="Arial"/>
                <w:noProof/>
                <w:spacing w:val="-1"/>
                <w:sz w:val="20"/>
                <w:szCs w:val="20"/>
              </w:rPr>
              <w:t>o carry out the research described in ANNEX II</w:t>
            </w:r>
          </w:p>
        </w:tc>
      </w:tr>
      <w:tr w:rsidR="00CA5FFD" w:rsidRPr="00DE5787" w14:paraId="6337BFD8" w14:textId="77777777" w:rsidTr="002A42A6">
        <w:tc>
          <w:tcPr>
            <w:tcW w:w="4535" w:type="dxa"/>
          </w:tcPr>
          <w:p w14:paraId="2452511B" w14:textId="77777777" w:rsidR="00CA5FFD" w:rsidRPr="00D6688C" w:rsidRDefault="00CA5FFD" w:rsidP="002A42A6">
            <w:pPr>
              <w:shd w:val="clear" w:color="auto" w:fill="FFFFFF"/>
              <w:spacing w:before="139"/>
              <w:rPr>
                <w:rFonts w:cs="Arial"/>
                <w:noProof/>
                <w:spacing w:val="-1"/>
                <w:sz w:val="20"/>
                <w:szCs w:val="20"/>
                <w:lang w:val="en-US"/>
              </w:rPr>
            </w:pPr>
            <w:r w:rsidRPr="00D6688C">
              <w:rPr>
                <w:rFonts w:cs="Arial"/>
                <w:b/>
                <w:noProof/>
                <w:spacing w:val="-1"/>
                <w:sz w:val="20"/>
                <w:szCs w:val="20"/>
                <w:lang w:val="en-US"/>
              </w:rPr>
              <w:t>Categories of data</w:t>
            </w:r>
            <w:r w:rsidRPr="00D6688C">
              <w:rPr>
                <w:rFonts w:cs="Arial"/>
                <w:noProof/>
                <w:spacing w:val="-1"/>
                <w:sz w:val="20"/>
                <w:szCs w:val="20"/>
                <w:lang w:val="en-US"/>
              </w:rPr>
              <w:br/>
              <w:t>The personal data transferred concern the following categories (types) of data:</w:t>
            </w:r>
            <w:r w:rsidRPr="00D6688C">
              <w:rPr>
                <w:rFonts w:cs="Arial"/>
                <w:noProof/>
                <w:spacing w:val="-1"/>
                <w:sz w:val="20"/>
                <w:szCs w:val="20"/>
                <w:lang w:val="en-US"/>
              </w:rPr>
              <w:br/>
            </w:r>
          </w:p>
        </w:tc>
        <w:tc>
          <w:tcPr>
            <w:tcW w:w="4527" w:type="dxa"/>
          </w:tcPr>
          <w:p w14:paraId="04FE37AD" w14:textId="7185A087" w:rsidR="00CA5FFD" w:rsidRPr="00D6688C" w:rsidRDefault="00305EFD" w:rsidP="002A42A6">
            <w:pPr>
              <w:shd w:val="clear" w:color="auto" w:fill="FFFFFF"/>
              <w:spacing w:before="139"/>
              <w:rPr>
                <w:rFonts w:cs="Arial"/>
                <w:noProof/>
                <w:spacing w:val="-1"/>
                <w:sz w:val="20"/>
                <w:szCs w:val="20"/>
                <w:lang w:val="en-US"/>
              </w:rPr>
            </w:pPr>
            <w:r>
              <w:rPr>
                <w:rFonts w:cs="Arial"/>
                <w:noProof/>
                <w:spacing w:val="-1"/>
                <w:sz w:val="20"/>
                <w:szCs w:val="20"/>
              </w:rPr>
              <w:t>T</w:t>
            </w:r>
            <w:r w:rsidRPr="00305EFD">
              <w:rPr>
                <w:rFonts w:cs="Arial"/>
                <w:noProof/>
                <w:spacing w:val="-1"/>
                <w:sz w:val="20"/>
                <w:szCs w:val="20"/>
              </w:rPr>
              <w:t>he dataset contains EEG, ECG, EOG, EMG, PPG, EDA, and activity data from the participants. Other data include responses to questionnaires.</w:t>
            </w:r>
          </w:p>
          <w:p w14:paraId="27AAAA89" w14:textId="77777777" w:rsidR="00CA5FFD" w:rsidRPr="00D6688C" w:rsidRDefault="00CA5FFD" w:rsidP="002A42A6">
            <w:pPr>
              <w:shd w:val="clear" w:color="auto" w:fill="FFFFFF"/>
              <w:spacing w:before="139"/>
              <w:rPr>
                <w:rFonts w:cs="Arial"/>
                <w:noProof/>
                <w:spacing w:val="-1"/>
                <w:sz w:val="20"/>
                <w:szCs w:val="20"/>
                <w:lang w:val="en-US"/>
              </w:rPr>
            </w:pPr>
          </w:p>
          <w:p w14:paraId="595D1692" w14:textId="77777777" w:rsidR="00CA5FFD" w:rsidRPr="00D6688C" w:rsidRDefault="00CA5FFD" w:rsidP="002A42A6">
            <w:pPr>
              <w:shd w:val="clear" w:color="auto" w:fill="FFFFFF"/>
              <w:spacing w:before="139"/>
              <w:rPr>
                <w:rFonts w:cs="Arial"/>
                <w:noProof/>
                <w:spacing w:val="-1"/>
                <w:sz w:val="20"/>
                <w:szCs w:val="20"/>
                <w:lang w:val="en-US"/>
              </w:rPr>
            </w:pPr>
            <w:r w:rsidRPr="00D6688C">
              <w:rPr>
                <w:rFonts w:cs="Arial"/>
                <w:noProof/>
                <w:spacing w:val="-1"/>
                <w:sz w:val="20"/>
                <w:szCs w:val="20"/>
                <w:lang w:val="en-US"/>
              </w:rPr>
              <w:t>NB: All health information qualifies as sensitive data as meant in the field below</w:t>
            </w:r>
          </w:p>
        </w:tc>
      </w:tr>
      <w:tr w:rsidR="00CA5FFD" w:rsidRPr="00DE5787" w14:paraId="7426E759" w14:textId="77777777" w:rsidTr="002A42A6">
        <w:tc>
          <w:tcPr>
            <w:tcW w:w="4535" w:type="dxa"/>
          </w:tcPr>
          <w:p w14:paraId="6CC7B561" w14:textId="77777777" w:rsidR="00CA5FFD" w:rsidRPr="00D6688C" w:rsidRDefault="00CA5FFD" w:rsidP="002A42A6">
            <w:pPr>
              <w:shd w:val="clear" w:color="auto" w:fill="FFFFFF"/>
              <w:rPr>
                <w:rFonts w:cs="Arial"/>
                <w:noProof/>
                <w:spacing w:val="-1"/>
                <w:sz w:val="20"/>
                <w:szCs w:val="20"/>
                <w:lang w:val="en-US"/>
              </w:rPr>
            </w:pPr>
            <w:r w:rsidRPr="00D6688C">
              <w:rPr>
                <w:rFonts w:cs="Arial"/>
                <w:b/>
                <w:noProof/>
                <w:spacing w:val="-1"/>
                <w:sz w:val="20"/>
                <w:szCs w:val="20"/>
                <w:lang w:val="en-US"/>
              </w:rPr>
              <w:t>Sensitive data</w:t>
            </w:r>
            <w:r w:rsidRPr="00D6688C">
              <w:rPr>
                <w:rFonts w:cs="Arial"/>
                <w:noProof/>
                <w:spacing w:val="-1"/>
                <w:sz w:val="20"/>
                <w:szCs w:val="20"/>
                <w:lang w:val="en-US"/>
              </w:rPr>
              <w:t xml:space="preserve"> (if appropriate)</w:t>
            </w:r>
            <w:r w:rsidRPr="00D6688C">
              <w:rPr>
                <w:rFonts w:cs="Arial"/>
                <w:noProof/>
                <w:spacing w:val="-1"/>
                <w:sz w:val="20"/>
                <w:szCs w:val="20"/>
                <w:lang w:val="en-US"/>
              </w:rPr>
              <w:br/>
              <w:t xml:space="preserve">e.g.: </w:t>
            </w:r>
          </w:p>
          <w:p w14:paraId="44864A5E" w14:textId="77777777" w:rsidR="00CA5FFD" w:rsidRPr="00D6688C" w:rsidRDefault="00CA5FFD" w:rsidP="002A42A6">
            <w:pPr>
              <w:shd w:val="clear" w:color="auto" w:fill="FFFFFF"/>
              <w:rPr>
                <w:rFonts w:cs="Arial"/>
                <w:noProof/>
                <w:spacing w:val="-1"/>
                <w:sz w:val="20"/>
                <w:szCs w:val="20"/>
                <w:lang w:val="en-US"/>
              </w:rPr>
            </w:pPr>
            <w:r w:rsidRPr="00D6688C">
              <w:rPr>
                <w:rFonts w:cs="Arial"/>
                <w:noProof/>
                <w:spacing w:val="-1"/>
                <w:sz w:val="20"/>
                <w:szCs w:val="20"/>
                <w:lang w:val="en-US"/>
              </w:rPr>
              <w:t>•racial or ethnic origin,</w:t>
            </w:r>
          </w:p>
          <w:p w14:paraId="6EDFC300" w14:textId="77777777" w:rsidR="00CA5FFD" w:rsidRPr="00D6688C" w:rsidRDefault="00CA5FFD" w:rsidP="002A42A6">
            <w:pPr>
              <w:shd w:val="clear" w:color="auto" w:fill="FFFFFF"/>
              <w:rPr>
                <w:rFonts w:cs="Arial"/>
                <w:noProof/>
                <w:spacing w:val="-1"/>
                <w:sz w:val="20"/>
                <w:szCs w:val="20"/>
                <w:lang w:val="en-US"/>
              </w:rPr>
            </w:pPr>
            <w:r w:rsidRPr="00D6688C">
              <w:rPr>
                <w:rFonts w:cs="Arial"/>
                <w:noProof/>
                <w:spacing w:val="-1"/>
                <w:sz w:val="20"/>
                <w:szCs w:val="20"/>
                <w:lang w:val="en-US"/>
              </w:rPr>
              <w:t>•political opinions,</w:t>
            </w:r>
          </w:p>
          <w:p w14:paraId="1948C273" w14:textId="77777777" w:rsidR="00CA5FFD" w:rsidRPr="00D6688C" w:rsidRDefault="00CA5FFD" w:rsidP="002A42A6">
            <w:pPr>
              <w:shd w:val="clear" w:color="auto" w:fill="FFFFFF"/>
              <w:rPr>
                <w:rFonts w:cs="Arial"/>
                <w:noProof/>
                <w:spacing w:val="-1"/>
                <w:sz w:val="20"/>
                <w:szCs w:val="20"/>
                <w:lang w:val="en-US"/>
              </w:rPr>
            </w:pPr>
            <w:r w:rsidRPr="00D6688C">
              <w:rPr>
                <w:rFonts w:cs="Arial"/>
                <w:noProof/>
                <w:spacing w:val="-1"/>
                <w:sz w:val="20"/>
                <w:szCs w:val="20"/>
                <w:lang w:val="en-US"/>
              </w:rPr>
              <w:t>•religious or philosophical beliefs,</w:t>
            </w:r>
          </w:p>
          <w:p w14:paraId="17587B8A" w14:textId="77777777" w:rsidR="00CA5FFD" w:rsidRPr="00D6688C" w:rsidRDefault="00CA5FFD" w:rsidP="002A42A6">
            <w:pPr>
              <w:shd w:val="clear" w:color="auto" w:fill="FFFFFF"/>
              <w:rPr>
                <w:rFonts w:cs="Arial"/>
                <w:noProof/>
                <w:spacing w:val="-1"/>
                <w:sz w:val="20"/>
                <w:szCs w:val="20"/>
                <w:lang w:val="en-US"/>
              </w:rPr>
            </w:pPr>
            <w:r w:rsidRPr="00D6688C">
              <w:rPr>
                <w:rFonts w:cs="Arial"/>
                <w:noProof/>
                <w:spacing w:val="-1"/>
                <w:sz w:val="20"/>
                <w:szCs w:val="20"/>
                <w:lang w:val="en-US"/>
              </w:rPr>
              <w:t>•trade union membership,</w:t>
            </w:r>
          </w:p>
          <w:p w14:paraId="388814BB" w14:textId="77777777" w:rsidR="00CA5FFD" w:rsidRPr="00D6688C" w:rsidRDefault="00CA5FFD" w:rsidP="002A42A6">
            <w:pPr>
              <w:shd w:val="clear" w:color="auto" w:fill="FFFFFF"/>
              <w:rPr>
                <w:rFonts w:cs="Arial"/>
                <w:noProof/>
                <w:spacing w:val="-1"/>
                <w:sz w:val="20"/>
                <w:szCs w:val="20"/>
                <w:lang w:val="en-US"/>
              </w:rPr>
            </w:pPr>
            <w:r w:rsidRPr="00D6688C">
              <w:rPr>
                <w:rFonts w:cs="Arial"/>
                <w:noProof/>
                <w:spacing w:val="-1"/>
                <w:sz w:val="20"/>
                <w:szCs w:val="20"/>
                <w:lang w:val="en-US"/>
              </w:rPr>
              <w:t>•genetic data, biometric data,</w:t>
            </w:r>
          </w:p>
          <w:p w14:paraId="57901B3B" w14:textId="77777777" w:rsidR="00CA5FFD" w:rsidRPr="00D6688C" w:rsidRDefault="00CA5FFD" w:rsidP="002A42A6">
            <w:pPr>
              <w:shd w:val="clear" w:color="auto" w:fill="FFFFFF"/>
              <w:rPr>
                <w:rFonts w:cs="Arial"/>
                <w:noProof/>
                <w:spacing w:val="-1"/>
                <w:sz w:val="20"/>
                <w:szCs w:val="20"/>
                <w:lang w:val="en-US"/>
              </w:rPr>
            </w:pPr>
            <w:r w:rsidRPr="00D6688C">
              <w:rPr>
                <w:rFonts w:cs="Arial"/>
                <w:noProof/>
                <w:spacing w:val="-1"/>
                <w:sz w:val="20"/>
                <w:szCs w:val="20"/>
                <w:lang w:val="en-US"/>
              </w:rPr>
              <w:t>•health data,</w:t>
            </w:r>
          </w:p>
          <w:p w14:paraId="4E718358" w14:textId="77777777" w:rsidR="00CA5FFD" w:rsidRPr="00D6688C" w:rsidRDefault="00CA5FFD" w:rsidP="002A42A6">
            <w:pPr>
              <w:shd w:val="clear" w:color="auto" w:fill="FFFFFF"/>
              <w:rPr>
                <w:rFonts w:cs="Arial"/>
                <w:b/>
                <w:noProof/>
                <w:spacing w:val="-1"/>
                <w:sz w:val="20"/>
                <w:szCs w:val="20"/>
                <w:lang w:val="en-US"/>
              </w:rPr>
            </w:pPr>
            <w:r w:rsidRPr="00D6688C">
              <w:rPr>
                <w:rFonts w:cs="Arial"/>
                <w:noProof/>
                <w:spacing w:val="-1"/>
                <w:sz w:val="20"/>
                <w:szCs w:val="20"/>
                <w:lang w:val="en-US"/>
              </w:rPr>
              <w:t>•sex life and sexual orientation</w:t>
            </w:r>
          </w:p>
        </w:tc>
        <w:tc>
          <w:tcPr>
            <w:tcW w:w="4527" w:type="dxa"/>
          </w:tcPr>
          <w:p w14:paraId="73C8A9CC" w14:textId="3013C851" w:rsidR="00CA5FFD" w:rsidRPr="00305EFD" w:rsidRDefault="00305EFD" w:rsidP="002A42A6">
            <w:pPr>
              <w:shd w:val="clear" w:color="auto" w:fill="FFFFFF"/>
              <w:spacing w:before="139"/>
              <w:rPr>
                <w:rFonts w:cs="Arial"/>
                <w:noProof/>
                <w:spacing w:val="-1"/>
                <w:sz w:val="20"/>
                <w:szCs w:val="20"/>
              </w:rPr>
            </w:pPr>
            <w:r>
              <w:rPr>
                <w:rFonts w:cs="Arial"/>
                <w:noProof/>
                <w:spacing w:val="-1"/>
                <w:sz w:val="20"/>
                <w:szCs w:val="20"/>
              </w:rPr>
              <w:t>I</w:t>
            </w:r>
            <w:r w:rsidRPr="00305EFD">
              <w:rPr>
                <w:rFonts w:cs="Arial"/>
                <w:noProof/>
                <w:spacing w:val="-1"/>
                <w:sz w:val="20"/>
                <w:szCs w:val="20"/>
              </w:rPr>
              <w:t>nformation on age, Gender, dominant hand.</w:t>
            </w:r>
          </w:p>
        </w:tc>
      </w:tr>
      <w:tr w:rsidR="00CA5FFD" w:rsidRPr="00DE5787" w14:paraId="184BAB58" w14:textId="77777777" w:rsidTr="002A42A6">
        <w:tc>
          <w:tcPr>
            <w:tcW w:w="4535" w:type="dxa"/>
          </w:tcPr>
          <w:p w14:paraId="1386456F" w14:textId="77777777" w:rsidR="00CA5FFD" w:rsidRPr="00D6688C" w:rsidRDefault="00CA5FFD" w:rsidP="002A42A6">
            <w:pPr>
              <w:shd w:val="clear" w:color="auto" w:fill="FFFFFF"/>
              <w:spacing w:before="139"/>
              <w:rPr>
                <w:rFonts w:cs="Arial"/>
                <w:b/>
                <w:noProof/>
                <w:spacing w:val="-1"/>
                <w:sz w:val="20"/>
                <w:szCs w:val="20"/>
              </w:rPr>
            </w:pPr>
            <w:r w:rsidRPr="00D6688C">
              <w:rPr>
                <w:rFonts w:cs="Arial"/>
                <w:b/>
                <w:noProof/>
                <w:spacing w:val="-1"/>
                <w:sz w:val="20"/>
                <w:szCs w:val="20"/>
                <w:lang w:val="en-US"/>
              </w:rPr>
              <w:t xml:space="preserve"> </w:t>
            </w:r>
            <w:r w:rsidRPr="00D6688C">
              <w:rPr>
                <w:rFonts w:cs="Arial"/>
                <w:b/>
                <w:noProof/>
                <w:spacing w:val="-1"/>
                <w:sz w:val="20"/>
                <w:szCs w:val="20"/>
              </w:rPr>
              <w:t>Method of transfer</w:t>
            </w:r>
          </w:p>
          <w:p w14:paraId="21226FCB" w14:textId="77777777" w:rsidR="00CA5FFD" w:rsidRPr="00D6688C" w:rsidRDefault="00CA5FFD" w:rsidP="002A42A6">
            <w:pPr>
              <w:shd w:val="clear" w:color="auto" w:fill="FFFFFF"/>
              <w:rPr>
                <w:rFonts w:cs="Arial"/>
                <w:noProof/>
                <w:spacing w:val="-1"/>
                <w:sz w:val="20"/>
                <w:szCs w:val="20"/>
                <w:lang w:val="en-US"/>
              </w:rPr>
            </w:pPr>
            <w:r w:rsidRPr="00D6688C">
              <w:rPr>
                <w:rFonts w:cs="Arial"/>
                <w:noProof/>
                <w:spacing w:val="-1"/>
                <w:sz w:val="20"/>
                <w:szCs w:val="20"/>
                <w:lang w:val="en-US"/>
              </w:rPr>
              <w:t xml:space="preserve">e.g.: Soft- or hardware encrypted USB drive, database entry such as in Castor, etc. </w:t>
            </w:r>
          </w:p>
          <w:p w14:paraId="412788A0" w14:textId="77777777" w:rsidR="00CA5FFD" w:rsidRPr="00D6688C" w:rsidRDefault="00CA5FFD" w:rsidP="002A42A6">
            <w:pPr>
              <w:shd w:val="clear" w:color="auto" w:fill="FFFFFF"/>
              <w:spacing w:before="139"/>
              <w:rPr>
                <w:rFonts w:cs="Arial"/>
                <w:b/>
                <w:noProof/>
                <w:spacing w:val="-1"/>
                <w:sz w:val="20"/>
                <w:szCs w:val="20"/>
              </w:rPr>
            </w:pPr>
          </w:p>
          <w:p w14:paraId="24B13FB6" w14:textId="77777777" w:rsidR="00CA5FFD" w:rsidRPr="00D6688C" w:rsidRDefault="00CA5FFD" w:rsidP="002A42A6">
            <w:pPr>
              <w:shd w:val="clear" w:color="auto" w:fill="FFFFFF"/>
              <w:spacing w:before="139"/>
              <w:rPr>
                <w:rFonts w:cs="Arial"/>
                <w:b/>
                <w:noProof/>
                <w:spacing w:val="-1"/>
                <w:sz w:val="20"/>
                <w:szCs w:val="20"/>
              </w:rPr>
            </w:pPr>
          </w:p>
        </w:tc>
        <w:tc>
          <w:tcPr>
            <w:tcW w:w="4527" w:type="dxa"/>
          </w:tcPr>
          <w:p w14:paraId="3EE5FDF0" w14:textId="1E6F94EF" w:rsidR="00CA5FFD" w:rsidRPr="004068CB" w:rsidRDefault="004068CB" w:rsidP="002A42A6">
            <w:pPr>
              <w:shd w:val="clear" w:color="auto" w:fill="FFFFFF"/>
              <w:spacing w:before="139"/>
              <w:rPr>
                <w:rFonts w:cs="Arial"/>
                <w:noProof/>
                <w:spacing w:val="-1"/>
                <w:sz w:val="20"/>
                <w:szCs w:val="20"/>
              </w:rPr>
            </w:pPr>
            <w:r w:rsidRPr="004068CB">
              <w:rPr>
                <w:rFonts w:cs="Arial"/>
                <w:noProof/>
                <w:spacing w:val="-1"/>
                <w:sz w:val="20"/>
                <w:szCs w:val="20"/>
              </w:rPr>
              <w:t>The Wearanize+ dataset is hosted on the Radboud Data Repository (RDR) and can be obtained directly from the associated repository once this agreement is finalized between the parties.</w:t>
            </w:r>
          </w:p>
        </w:tc>
      </w:tr>
      <w:tr w:rsidR="00CA5FFD" w:rsidRPr="00DE5787" w14:paraId="473B1B17" w14:textId="77777777" w:rsidTr="002A42A6">
        <w:tc>
          <w:tcPr>
            <w:tcW w:w="4535" w:type="dxa"/>
          </w:tcPr>
          <w:p w14:paraId="29F90990" w14:textId="77777777" w:rsidR="00CA5FFD" w:rsidRPr="00D6688C" w:rsidRDefault="00CA5FFD" w:rsidP="002A42A6">
            <w:pPr>
              <w:shd w:val="clear" w:color="auto" w:fill="FFFFFF"/>
              <w:spacing w:before="139"/>
              <w:rPr>
                <w:rFonts w:cs="Arial"/>
                <w:b/>
                <w:noProof/>
                <w:spacing w:val="-1"/>
                <w:sz w:val="20"/>
                <w:szCs w:val="20"/>
                <w:lang w:val="en-US"/>
              </w:rPr>
            </w:pPr>
            <w:r w:rsidRPr="00D6688C">
              <w:rPr>
                <w:rFonts w:cs="Arial"/>
                <w:b/>
                <w:noProof/>
                <w:spacing w:val="-1"/>
                <w:sz w:val="20"/>
                <w:szCs w:val="20"/>
                <w:lang w:val="en-US"/>
              </w:rPr>
              <w:t>Method of data storage and security measures (e.g. method of encoding)</w:t>
            </w:r>
          </w:p>
          <w:p w14:paraId="51F0B4CD" w14:textId="77777777" w:rsidR="00CA5FFD" w:rsidRPr="00D6688C" w:rsidRDefault="00CA5FFD" w:rsidP="002A42A6">
            <w:pPr>
              <w:shd w:val="clear" w:color="auto" w:fill="FFFFFF"/>
              <w:spacing w:before="139"/>
              <w:rPr>
                <w:rFonts w:cs="Arial"/>
                <w:b/>
                <w:noProof/>
                <w:spacing w:val="-1"/>
                <w:sz w:val="20"/>
                <w:szCs w:val="20"/>
                <w:lang w:val="en-US"/>
              </w:rPr>
            </w:pPr>
          </w:p>
        </w:tc>
        <w:tc>
          <w:tcPr>
            <w:tcW w:w="4527" w:type="dxa"/>
          </w:tcPr>
          <w:p w14:paraId="1A54EDFF" w14:textId="09A4B68F" w:rsidR="00CA5FFD" w:rsidRPr="004068CB" w:rsidRDefault="004068CB" w:rsidP="002A42A6">
            <w:pPr>
              <w:shd w:val="clear" w:color="auto" w:fill="FFFFFF"/>
              <w:spacing w:before="139"/>
              <w:rPr>
                <w:rFonts w:cs="Arial"/>
                <w:noProof/>
                <w:spacing w:val="-1"/>
                <w:sz w:val="20"/>
                <w:szCs w:val="20"/>
              </w:rPr>
            </w:pPr>
            <w:r>
              <w:rPr>
                <w:rFonts w:cs="Arial"/>
                <w:noProof/>
                <w:spacing w:val="-1"/>
                <w:sz w:val="20"/>
                <w:szCs w:val="20"/>
              </w:rPr>
              <w:t>T</w:t>
            </w:r>
            <w:r w:rsidRPr="004068CB">
              <w:rPr>
                <w:rFonts w:cs="Arial"/>
                <w:noProof/>
                <w:spacing w:val="-1"/>
                <w:sz w:val="20"/>
                <w:szCs w:val="20"/>
              </w:rPr>
              <w:t>he dataset is stored securely on the RDR. No additional encryption has been performed.</w:t>
            </w:r>
          </w:p>
        </w:tc>
      </w:tr>
      <w:tr w:rsidR="00CA5FFD" w:rsidRPr="00DE5787" w14:paraId="78EFBA73" w14:textId="77777777" w:rsidTr="002A42A6">
        <w:tc>
          <w:tcPr>
            <w:tcW w:w="4535" w:type="dxa"/>
          </w:tcPr>
          <w:p w14:paraId="418B17D3" w14:textId="77777777" w:rsidR="00CA5FFD" w:rsidRPr="00D6688C" w:rsidRDefault="00CA5FFD" w:rsidP="002A42A6">
            <w:pPr>
              <w:shd w:val="clear" w:color="auto" w:fill="FFFFFF"/>
              <w:spacing w:before="139"/>
              <w:rPr>
                <w:rFonts w:cs="Arial"/>
                <w:b/>
                <w:noProof/>
                <w:spacing w:val="-1"/>
                <w:sz w:val="20"/>
                <w:szCs w:val="20"/>
              </w:rPr>
            </w:pPr>
            <w:r w:rsidRPr="00D6688C">
              <w:rPr>
                <w:rFonts w:cs="Arial"/>
                <w:b/>
                <w:noProof/>
                <w:spacing w:val="-1"/>
                <w:sz w:val="20"/>
                <w:szCs w:val="20"/>
              </w:rPr>
              <w:t>Authorized processors, if applicable, as indicated in clause 3 of the Agreement</w:t>
            </w:r>
          </w:p>
          <w:p w14:paraId="101DC4A9" w14:textId="77777777" w:rsidR="00CA5FFD" w:rsidRPr="00D6688C" w:rsidRDefault="00CA5FFD" w:rsidP="002A42A6">
            <w:pPr>
              <w:shd w:val="clear" w:color="auto" w:fill="FFFFFF"/>
              <w:spacing w:before="139"/>
              <w:rPr>
                <w:rFonts w:cs="Arial"/>
                <w:b/>
                <w:noProof/>
                <w:spacing w:val="-1"/>
                <w:sz w:val="20"/>
                <w:szCs w:val="20"/>
              </w:rPr>
            </w:pPr>
          </w:p>
        </w:tc>
        <w:tc>
          <w:tcPr>
            <w:tcW w:w="4527" w:type="dxa"/>
          </w:tcPr>
          <w:p w14:paraId="610E340D" w14:textId="77777777" w:rsidR="00CA5FFD" w:rsidRPr="00D6688C" w:rsidRDefault="00CA5FFD" w:rsidP="002A42A6">
            <w:pPr>
              <w:shd w:val="clear" w:color="auto" w:fill="FFFFFF"/>
              <w:spacing w:before="139"/>
              <w:rPr>
                <w:rFonts w:cs="Arial"/>
                <w:noProof/>
                <w:spacing w:val="-1"/>
                <w:sz w:val="20"/>
                <w:szCs w:val="20"/>
              </w:rPr>
            </w:pPr>
          </w:p>
        </w:tc>
      </w:tr>
    </w:tbl>
    <w:p w14:paraId="1FD0C4EA" w14:textId="70F6D583" w:rsidR="00CA5FFD" w:rsidRPr="00D6688C" w:rsidRDefault="00CA5FFD" w:rsidP="00CA5FFD">
      <w:pPr>
        <w:rPr>
          <w:rFonts w:cs="Arial"/>
          <w:b/>
          <w:bCs/>
          <w:iCs/>
          <w:lang w:val="en-US"/>
        </w:rPr>
      </w:pPr>
      <w:r w:rsidRPr="00D6688C">
        <w:rPr>
          <w:rFonts w:cs="Arial"/>
          <w:b/>
          <w:bCs/>
          <w:iCs/>
          <w:lang w:val="en-US"/>
        </w:rPr>
        <w:br w:type="page"/>
      </w:r>
    </w:p>
    <w:p w14:paraId="271F17A8" w14:textId="77777777" w:rsidR="00CA5FFD" w:rsidRPr="00D6688C" w:rsidRDefault="00CA5FFD" w:rsidP="00CA5FFD">
      <w:pPr>
        <w:tabs>
          <w:tab w:val="left" w:pos="3969"/>
        </w:tabs>
        <w:rPr>
          <w:rFonts w:cs="Arial"/>
          <w:lang w:val="en-US"/>
        </w:rPr>
      </w:pPr>
      <w:r w:rsidRPr="00D6688C">
        <w:rPr>
          <w:rFonts w:cs="Arial"/>
          <w:b/>
          <w:bCs/>
          <w:iCs/>
          <w:lang w:val="en-US"/>
        </w:rPr>
        <w:lastRenderedPageBreak/>
        <w:tab/>
      </w:r>
      <w:r w:rsidRPr="00D6688C">
        <w:rPr>
          <w:rFonts w:cs="Arial"/>
          <w:b/>
          <w:bCs/>
          <w:i/>
          <w:iCs/>
          <w:u w:val="single"/>
          <w:lang w:val="en-US"/>
        </w:rPr>
        <w:t>ANNEX II</w:t>
      </w:r>
    </w:p>
    <w:p w14:paraId="6EDB48EB" w14:textId="77777777" w:rsidR="00CA5FFD" w:rsidRPr="00D6688C" w:rsidRDefault="00CA5FFD" w:rsidP="00CA5FFD">
      <w:pPr>
        <w:rPr>
          <w:rFonts w:cs="Arial"/>
          <w:lang w:val="en-US"/>
        </w:rPr>
      </w:pPr>
    </w:p>
    <w:p w14:paraId="12E9ECA5" w14:textId="77777777" w:rsidR="004068CB" w:rsidRPr="004068CB" w:rsidRDefault="004068CB" w:rsidP="00CA5FFD">
      <w:pPr>
        <w:jc w:val="both"/>
        <w:rPr>
          <w:b/>
          <w:bCs/>
          <w:lang w:val="en-GB"/>
        </w:rPr>
      </w:pPr>
      <w:r w:rsidRPr="00CA4A04">
        <w:rPr>
          <w:b/>
          <w:bCs/>
          <w:highlight w:val="yellow"/>
          <w:lang w:val="en-GB"/>
        </w:rPr>
        <w:t>Recipient’s research plan (maximum 300 words):</w:t>
      </w:r>
      <w:r w:rsidRPr="004068CB">
        <w:rPr>
          <w:b/>
          <w:bCs/>
          <w:lang w:val="en-GB"/>
        </w:rPr>
        <w:t xml:space="preserve"> </w:t>
      </w:r>
    </w:p>
    <w:p w14:paraId="25E0EA05" w14:textId="77777777" w:rsidR="004068CB" w:rsidRDefault="004068CB" w:rsidP="00CA5FFD">
      <w:pPr>
        <w:jc w:val="both"/>
        <w:rPr>
          <w:lang w:val="en-GB"/>
        </w:rPr>
      </w:pPr>
    </w:p>
    <w:p w14:paraId="3977E961" w14:textId="77777777" w:rsidR="00CA5FFD" w:rsidRPr="00D6688C" w:rsidRDefault="00CA5FFD" w:rsidP="00CA5FFD">
      <w:pPr>
        <w:jc w:val="both"/>
        <w:rPr>
          <w:rFonts w:cs="Arial"/>
          <w:iCs/>
          <w:lang w:val="en-US"/>
        </w:rPr>
      </w:pPr>
    </w:p>
    <w:p w14:paraId="2D951CAB" w14:textId="0F471823" w:rsidR="002D7150" w:rsidRPr="00F679A8" w:rsidRDefault="002D7150" w:rsidP="00572E64">
      <w:pPr>
        <w:pStyle w:val="BodyText"/>
        <w:rPr>
          <w:rFonts w:cs="Arial"/>
          <w:lang w:val="en-US"/>
        </w:rPr>
      </w:pPr>
    </w:p>
    <w:p w14:paraId="4C79A489" w14:textId="77777777" w:rsidR="002D7150" w:rsidRPr="00F679A8" w:rsidRDefault="002D7150" w:rsidP="00572E64">
      <w:pPr>
        <w:pStyle w:val="BodyText"/>
        <w:rPr>
          <w:rFonts w:cs="Arial"/>
          <w:lang w:val="en-US"/>
        </w:rPr>
      </w:pPr>
    </w:p>
    <w:p w14:paraId="71AA027E" w14:textId="77777777" w:rsidR="002D7150" w:rsidRPr="00F679A8" w:rsidRDefault="002D7150" w:rsidP="00572E64">
      <w:pPr>
        <w:pStyle w:val="BodyText"/>
        <w:rPr>
          <w:rFonts w:cs="Arial"/>
          <w:lang w:val="en-US"/>
        </w:rPr>
      </w:pPr>
    </w:p>
    <w:p w14:paraId="222E9D1A" w14:textId="77777777" w:rsidR="004804CF" w:rsidRPr="00F679A8" w:rsidRDefault="004804CF" w:rsidP="00572E64">
      <w:pPr>
        <w:pStyle w:val="BodyText"/>
        <w:rPr>
          <w:rFonts w:cs="Arial"/>
          <w:lang w:val="en-US"/>
        </w:rPr>
      </w:pPr>
    </w:p>
    <w:p w14:paraId="4D408A44" w14:textId="31888F59" w:rsidR="004068CB" w:rsidRDefault="004068CB">
      <w:pPr>
        <w:spacing w:line="240" w:lineRule="auto"/>
        <w:rPr>
          <w:rFonts w:cs="Arial"/>
          <w:lang w:val="en-US"/>
        </w:rPr>
      </w:pPr>
      <w:r>
        <w:rPr>
          <w:rFonts w:cs="Arial"/>
          <w:lang w:val="en-US"/>
        </w:rPr>
        <w:br w:type="page"/>
      </w:r>
    </w:p>
    <w:p w14:paraId="5EF02139" w14:textId="77777777" w:rsidR="002D7150" w:rsidRPr="00F679A8" w:rsidRDefault="002D7150" w:rsidP="009943F4">
      <w:pPr>
        <w:spacing w:line="240" w:lineRule="auto"/>
        <w:rPr>
          <w:rFonts w:cs="Arial"/>
          <w:lang w:val="en-US"/>
        </w:rPr>
      </w:pPr>
    </w:p>
    <w:p w14:paraId="5C7D9952" w14:textId="77777777" w:rsidR="002D7150" w:rsidRPr="00F679A8" w:rsidRDefault="002D7150" w:rsidP="00572E64">
      <w:pPr>
        <w:pStyle w:val="BodyText"/>
        <w:rPr>
          <w:rFonts w:cs="Arial"/>
          <w:lang w:val="en-US"/>
        </w:rPr>
        <w:sectPr w:rsidR="002D7150" w:rsidRPr="00F679A8" w:rsidSect="00212980">
          <w:headerReference w:type="even" r:id="rId12"/>
          <w:footerReference w:type="default" r:id="rId13"/>
          <w:footerReference w:type="first" r:id="rId14"/>
          <w:pgSz w:w="11906" w:h="16838" w:code="9"/>
          <w:pgMar w:top="1134" w:right="1644" w:bottom="1247" w:left="1383" w:header="142" w:footer="794" w:gutter="0"/>
          <w:paperSrc w:first="7" w:other="7"/>
          <w:pgNumType w:start="1"/>
          <w:cols w:space="708"/>
          <w:docGrid w:linePitch="360"/>
        </w:sectPr>
      </w:pPr>
    </w:p>
    <w:p w14:paraId="596FD327" w14:textId="3A887AFA" w:rsidR="001145D1" w:rsidRDefault="001145D1" w:rsidP="0098787C">
      <w:pPr>
        <w:spacing w:line="240" w:lineRule="auto"/>
        <w:rPr>
          <w:rFonts w:cs="Arial"/>
          <w:lang w:val="en-US"/>
        </w:rPr>
      </w:pPr>
    </w:p>
    <w:p w14:paraId="20E2A8A8" w14:textId="1D623DCC" w:rsidR="00212980" w:rsidRPr="00212980" w:rsidRDefault="00212980" w:rsidP="00212980">
      <w:pPr>
        <w:tabs>
          <w:tab w:val="left" w:pos="3969"/>
        </w:tabs>
        <w:jc w:val="center"/>
        <w:rPr>
          <w:rFonts w:cs="Arial"/>
          <w:b/>
          <w:bCs/>
          <w:iCs/>
          <w:lang w:val="en-US"/>
        </w:rPr>
      </w:pPr>
      <w:r w:rsidRPr="00212980">
        <w:rPr>
          <w:rFonts w:cs="Arial"/>
          <w:b/>
          <w:bCs/>
          <w:iCs/>
          <w:lang w:val="en-US"/>
        </w:rPr>
        <w:t>ANNEX III</w:t>
      </w:r>
    </w:p>
    <w:p w14:paraId="5CE979E6" w14:textId="03F64EA4" w:rsidR="00212980" w:rsidRDefault="00212980" w:rsidP="0098787C">
      <w:pPr>
        <w:spacing w:line="240" w:lineRule="auto"/>
        <w:rPr>
          <w:rFonts w:cs="Arial"/>
          <w:lang w:val="en-US"/>
        </w:rPr>
      </w:pPr>
    </w:p>
    <w:p w14:paraId="1B339424" w14:textId="7DF632C6" w:rsidR="00212980" w:rsidRDefault="00212980" w:rsidP="0098787C">
      <w:pPr>
        <w:spacing w:line="240" w:lineRule="auto"/>
        <w:rPr>
          <w:i/>
          <w:iCs/>
          <w:lang w:val="en-GB"/>
        </w:rPr>
      </w:pPr>
      <w:r w:rsidRPr="00212980">
        <w:rPr>
          <w:i/>
          <w:iCs/>
          <w:lang w:val="en-GB"/>
        </w:rPr>
        <w:t>Standard Contractual Clauses (“SCC”) for the transfer of DATA from the Community to Third Countries (controller to controller transfers)</w:t>
      </w:r>
    </w:p>
    <w:p w14:paraId="6906D54E" w14:textId="46320972" w:rsidR="00212980" w:rsidRDefault="00212980" w:rsidP="0098787C">
      <w:pPr>
        <w:spacing w:line="240" w:lineRule="auto"/>
        <w:rPr>
          <w:i/>
          <w:iCs/>
          <w:lang w:val="en-GB"/>
        </w:rPr>
      </w:pPr>
    </w:p>
    <w:p w14:paraId="6331804A" w14:textId="77777777" w:rsidR="003E3E37" w:rsidRPr="003E3E37" w:rsidRDefault="003E3E37" w:rsidP="003E3E37">
      <w:pPr>
        <w:spacing w:line="240" w:lineRule="auto"/>
        <w:rPr>
          <w:rFonts w:cs="Arial"/>
          <w:b/>
          <w:u w:val="single"/>
          <w:lang w:val="en-GB"/>
        </w:rPr>
      </w:pPr>
      <w:bookmarkStart w:id="4" w:name="_Hlk96010149"/>
      <w:r w:rsidRPr="003E3E37">
        <w:rPr>
          <w:rFonts w:cs="Arial"/>
          <w:b/>
          <w:u w:val="single"/>
          <w:lang w:val="en-GB"/>
        </w:rPr>
        <w:t>ANNEX</w:t>
      </w:r>
    </w:p>
    <w:p w14:paraId="7D138001" w14:textId="77777777" w:rsidR="003E3E37" w:rsidRPr="003E3E37" w:rsidRDefault="003E3E37" w:rsidP="003E3E37">
      <w:pPr>
        <w:spacing w:line="240" w:lineRule="auto"/>
        <w:rPr>
          <w:rFonts w:cs="Arial"/>
          <w:lang w:val="en-GB"/>
        </w:rPr>
      </w:pPr>
    </w:p>
    <w:p w14:paraId="7022A07E" w14:textId="77777777" w:rsidR="003E3E37" w:rsidRPr="003E3E37" w:rsidRDefault="003E3E37" w:rsidP="003E3E37">
      <w:pPr>
        <w:spacing w:line="240" w:lineRule="auto"/>
        <w:rPr>
          <w:rFonts w:cs="Arial"/>
          <w:b/>
          <w:lang w:val="en-GB"/>
        </w:rPr>
      </w:pPr>
      <w:r w:rsidRPr="003E3E37">
        <w:rPr>
          <w:rFonts w:cs="Arial"/>
          <w:b/>
          <w:lang w:val="en-GB"/>
        </w:rPr>
        <w:t>STANDARD CONTRACTUAL CLAUSES</w:t>
      </w:r>
    </w:p>
    <w:p w14:paraId="7B7404F8" w14:textId="77777777" w:rsidR="003E3E37" w:rsidRPr="003E3E37" w:rsidRDefault="003E3E37" w:rsidP="003E3E37">
      <w:pPr>
        <w:spacing w:line="240" w:lineRule="auto"/>
        <w:rPr>
          <w:rFonts w:cs="Arial"/>
          <w:b/>
          <w:lang w:val="en-GB"/>
        </w:rPr>
      </w:pPr>
    </w:p>
    <w:p w14:paraId="2CEFA065" w14:textId="77777777" w:rsidR="003E3E37" w:rsidRPr="003E3E37" w:rsidRDefault="003E3E37" w:rsidP="003E3E37">
      <w:pPr>
        <w:spacing w:line="240" w:lineRule="auto"/>
        <w:rPr>
          <w:rFonts w:cs="Arial"/>
          <w:b/>
          <w:u w:val="single"/>
          <w:lang w:val="en-GB"/>
        </w:rPr>
      </w:pPr>
      <w:r w:rsidRPr="003E3E37">
        <w:rPr>
          <w:rFonts w:cs="Arial"/>
          <w:b/>
          <w:u w:val="single"/>
          <w:lang w:val="en-GB"/>
        </w:rPr>
        <w:t>SECTION I</w:t>
      </w:r>
    </w:p>
    <w:p w14:paraId="7FE917BB" w14:textId="77777777" w:rsidR="003E3E37" w:rsidRPr="003E3E37" w:rsidRDefault="003E3E37" w:rsidP="003E3E37">
      <w:pPr>
        <w:spacing w:line="240" w:lineRule="auto"/>
        <w:rPr>
          <w:rFonts w:cs="Arial"/>
          <w:i/>
          <w:lang w:val="en-GB"/>
        </w:rPr>
      </w:pPr>
      <w:r w:rsidRPr="003E3E37">
        <w:rPr>
          <w:rFonts w:cs="Arial"/>
          <w:i/>
          <w:lang w:val="en-GB"/>
        </w:rPr>
        <w:t>Clause 1</w:t>
      </w:r>
    </w:p>
    <w:p w14:paraId="2C40675B" w14:textId="77777777" w:rsidR="003E3E37" w:rsidRPr="003E3E37" w:rsidRDefault="003E3E37" w:rsidP="003E3E37">
      <w:pPr>
        <w:spacing w:line="240" w:lineRule="auto"/>
        <w:rPr>
          <w:rFonts w:cs="Arial"/>
          <w:b/>
          <w:i/>
          <w:lang w:val="en-GB"/>
        </w:rPr>
      </w:pPr>
      <w:r w:rsidRPr="003E3E37">
        <w:rPr>
          <w:rFonts w:cs="Arial"/>
          <w:b/>
          <w:i/>
          <w:lang w:val="en-GB"/>
        </w:rPr>
        <w:t xml:space="preserve">Purpose and scope </w:t>
      </w:r>
    </w:p>
    <w:p w14:paraId="3DC9E2CE" w14:textId="77777777" w:rsidR="003E3E37" w:rsidRPr="003E3E37" w:rsidRDefault="003E3E37" w:rsidP="003E3E37">
      <w:pPr>
        <w:numPr>
          <w:ilvl w:val="1"/>
          <w:numId w:val="9"/>
        </w:numPr>
        <w:spacing w:line="240" w:lineRule="auto"/>
        <w:rPr>
          <w:rFonts w:cs="Arial"/>
          <w:lang w:val="en-GB"/>
        </w:rPr>
      </w:pPr>
      <w:r w:rsidRPr="003E3E37">
        <w:rPr>
          <w:rFonts w:cs="Arial"/>
          <w:lang w:val="en-GB"/>
        </w:rPr>
        <w:t>The purpose of these standard contractual clauses is to ensure compliance with the requirements of Regulation (EU) 2016/679 of the European Parliament and of the Council of 27 April 2016 on the protection of natural persons with regard to the processing of personal data and on the free movement of such data (General Data Protection Regulation)</w:t>
      </w:r>
      <w:r w:rsidRPr="003E3E37">
        <w:rPr>
          <w:rFonts w:cs="Arial"/>
          <w:vertAlign w:val="superscript"/>
          <w:lang w:val="en-GB"/>
        </w:rPr>
        <w:footnoteReference w:id="1"/>
      </w:r>
      <w:r w:rsidRPr="003E3E37">
        <w:rPr>
          <w:rFonts w:cs="Arial"/>
          <w:lang w:val="en-GB"/>
        </w:rPr>
        <w:t xml:space="preserve"> for the transfer of personal data to a third country.</w:t>
      </w:r>
    </w:p>
    <w:p w14:paraId="050EBD06" w14:textId="77777777" w:rsidR="003E3E37" w:rsidRPr="003E3E37" w:rsidRDefault="003E3E37" w:rsidP="003E3E37">
      <w:pPr>
        <w:numPr>
          <w:ilvl w:val="1"/>
          <w:numId w:val="10"/>
        </w:numPr>
        <w:spacing w:line="240" w:lineRule="auto"/>
        <w:rPr>
          <w:rFonts w:cs="Arial"/>
          <w:lang w:val="en-GB"/>
        </w:rPr>
      </w:pPr>
      <w:r w:rsidRPr="003E3E37">
        <w:rPr>
          <w:rFonts w:cs="Arial"/>
          <w:lang w:val="en-GB"/>
        </w:rPr>
        <w:t>The Parties:</w:t>
      </w:r>
    </w:p>
    <w:p w14:paraId="21764DE6" w14:textId="77777777" w:rsidR="003E3E37" w:rsidRPr="003E3E37" w:rsidRDefault="003E3E37" w:rsidP="003E3E37">
      <w:pPr>
        <w:numPr>
          <w:ilvl w:val="3"/>
          <w:numId w:val="10"/>
        </w:numPr>
        <w:spacing w:line="240" w:lineRule="auto"/>
        <w:rPr>
          <w:rFonts w:cs="Arial"/>
          <w:lang w:val="en-GB"/>
        </w:rPr>
      </w:pPr>
      <w:r w:rsidRPr="003E3E37">
        <w:rPr>
          <w:rFonts w:cs="Arial"/>
          <w:lang w:val="en-GB"/>
        </w:rPr>
        <w:t>the natural or legal person(s), public authority/</w:t>
      </w:r>
      <w:proofErr w:type="spellStart"/>
      <w:r w:rsidRPr="003E3E37">
        <w:rPr>
          <w:rFonts w:cs="Arial"/>
          <w:lang w:val="en-GB"/>
        </w:rPr>
        <w:t>ies</w:t>
      </w:r>
      <w:proofErr w:type="spellEnd"/>
      <w:r w:rsidRPr="003E3E37">
        <w:rPr>
          <w:rFonts w:cs="Arial"/>
          <w:lang w:val="en-GB"/>
        </w:rPr>
        <w:t>, agency/</w:t>
      </w:r>
      <w:proofErr w:type="spellStart"/>
      <w:r w:rsidRPr="003E3E37">
        <w:rPr>
          <w:rFonts w:cs="Arial"/>
          <w:lang w:val="en-GB"/>
        </w:rPr>
        <w:t>ies</w:t>
      </w:r>
      <w:proofErr w:type="spellEnd"/>
      <w:r w:rsidRPr="003E3E37">
        <w:rPr>
          <w:rFonts w:cs="Arial"/>
          <w:lang w:val="en-GB"/>
        </w:rPr>
        <w:t xml:space="preserve"> or other body/</w:t>
      </w:r>
      <w:proofErr w:type="spellStart"/>
      <w:r w:rsidRPr="003E3E37">
        <w:rPr>
          <w:rFonts w:cs="Arial"/>
          <w:lang w:val="en-GB"/>
        </w:rPr>
        <w:t>ies</w:t>
      </w:r>
      <w:proofErr w:type="spellEnd"/>
      <w:r w:rsidRPr="003E3E37">
        <w:rPr>
          <w:rFonts w:cs="Arial"/>
          <w:lang w:val="en-GB"/>
        </w:rPr>
        <w:t xml:space="preserve"> (hereinafter “entity/</w:t>
      </w:r>
      <w:proofErr w:type="spellStart"/>
      <w:r w:rsidRPr="003E3E37">
        <w:rPr>
          <w:rFonts w:cs="Arial"/>
          <w:lang w:val="en-GB"/>
        </w:rPr>
        <w:t>ies</w:t>
      </w:r>
      <w:proofErr w:type="spellEnd"/>
      <w:r w:rsidRPr="003E3E37">
        <w:rPr>
          <w:rFonts w:cs="Arial"/>
          <w:lang w:val="en-GB"/>
        </w:rPr>
        <w:t>”) transferring the personal data, as listed in Annex I.A. (hereinafter each “data exporter”), and</w:t>
      </w:r>
    </w:p>
    <w:p w14:paraId="5297254E" w14:textId="77777777" w:rsidR="003E3E37" w:rsidRPr="003E3E37" w:rsidRDefault="003E3E37" w:rsidP="003E3E37">
      <w:pPr>
        <w:numPr>
          <w:ilvl w:val="3"/>
          <w:numId w:val="10"/>
        </w:numPr>
        <w:spacing w:line="240" w:lineRule="auto"/>
        <w:rPr>
          <w:rFonts w:cs="Arial"/>
          <w:lang w:val="en-GB"/>
        </w:rPr>
      </w:pPr>
      <w:r w:rsidRPr="003E3E37">
        <w:rPr>
          <w:rFonts w:cs="Arial"/>
          <w:lang w:val="en-GB"/>
        </w:rPr>
        <w:t>the entity/</w:t>
      </w:r>
      <w:proofErr w:type="spellStart"/>
      <w:r w:rsidRPr="003E3E37">
        <w:rPr>
          <w:rFonts w:cs="Arial"/>
          <w:lang w:val="en-GB"/>
        </w:rPr>
        <w:t>ies</w:t>
      </w:r>
      <w:proofErr w:type="spellEnd"/>
      <w:r w:rsidRPr="003E3E37">
        <w:rPr>
          <w:rFonts w:cs="Arial"/>
          <w:lang w:val="en-GB"/>
        </w:rPr>
        <w:t xml:space="preserve"> in a third country receiving the personal data from the data exporter, directly or indirectly via another entity also Party to these Clauses, as listed in Annex I.A. (hereinafter each “data importer”)</w:t>
      </w:r>
    </w:p>
    <w:p w14:paraId="0B7EF662" w14:textId="77777777" w:rsidR="003E3E37" w:rsidRPr="003E3E37" w:rsidRDefault="003E3E37" w:rsidP="003E3E37">
      <w:pPr>
        <w:spacing w:line="240" w:lineRule="auto"/>
        <w:rPr>
          <w:rFonts w:cs="Arial"/>
          <w:lang w:val="en-GB"/>
        </w:rPr>
      </w:pPr>
      <w:r w:rsidRPr="003E3E37">
        <w:rPr>
          <w:rFonts w:cs="Arial"/>
          <w:lang w:val="en-GB"/>
        </w:rPr>
        <w:t xml:space="preserve">have agreed to these standard contractual clauses (hereinafter: “Clauses”). </w:t>
      </w:r>
    </w:p>
    <w:p w14:paraId="20BEC74C" w14:textId="77777777" w:rsidR="003E3E37" w:rsidRPr="003E3E37" w:rsidRDefault="003E3E37" w:rsidP="003E3E37">
      <w:pPr>
        <w:numPr>
          <w:ilvl w:val="1"/>
          <w:numId w:val="10"/>
        </w:numPr>
        <w:spacing w:line="240" w:lineRule="auto"/>
        <w:rPr>
          <w:rFonts w:cs="Arial"/>
          <w:lang w:val="en-GB"/>
        </w:rPr>
      </w:pPr>
      <w:r w:rsidRPr="003E3E37">
        <w:rPr>
          <w:rFonts w:cs="Arial"/>
          <w:lang w:val="en-GB"/>
        </w:rPr>
        <w:t xml:space="preserve">These Clauses apply with respect to the transfer of personal data as specified in Annex I.B. </w:t>
      </w:r>
    </w:p>
    <w:p w14:paraId="51F08334" w14:textId="77777777" w:rsidR="003E3E37" w:rsidRPr="003E3E37" w:rsidRDefault="003E3E37" w:rsidP="003E3E37">
      <w:pPr>
        <w:numPr>
          <w:ilvl w:val="1"/>
          <w:numId w:val="10"/>
        </w:numPr>
        <w:spacing w:line="240" w:lineRule="auto"/>
        <w:rPr>
          <w:rFonts w:cs="Arial"/>
          <w:lang w:val="en-GB"/>
        </w:rPr>
      </w:pPr>
      <w:r w:rsidRPr="003E3E37">
        <w:rPr>
          <w:rFonts w:cs="Arial"/>
          <w:lang w:val="en-GB"/>
        </w:rPr>
        <w:t>The Appendix to these Clauses containing the Annexes referred to therein forms an integral part of these Clauses.</w:t>
      </w:r>
    </w:p>
    <w:p w14:paraId="12E63E81" w14:textId="77777777" w:rsidR="003E3E37" w:rsidRPr="003E3E37" w:rsidRDefault="003E3E37" w:rsidP="003E3E37">
      <w:pPr>
        <w:spacing w:line="240" w:lineRule="auto"/>
        <w:rPr>
          <w:rFonts w:cs="Arial"/>
          <w:i/>
          <w:lang w:val="en-GB"/>
        </w:rPr>
      </w:pPr>
      <w:r w:rsidRPr="003E3E37">
        <w:rPr>
          <w:rFonts w:cs="Arial"/>
          <w:i/>
          <w:lang w:val="en-GB"/>
        </w:rPr>
        <w:t>Clause 2</w:t>
      </w:r>
    </w:p>
    <w:p w14:paraId="25F8A1D3" w14:textId="77777777" w:rsidR="003E3E37" w:rsidRPr="003E3E37" w:rsidRDefault="003E3E37" w:rsidP="003E3E37">
      <w:pPr>
        <w:spacing w:line="240" w:lineRule="auto"/>
        <w:rPr>
          <w:rFonts w:cs="Arial"/>
          <w:b/>
          <w:i/>
          <w:lang w:val="en-GB"/>
        </w:rPr>
      </w:pPr>
      <w:r w:rsidRPr="003E3E37">
        <w:rPr>
          <w:rFonts w:cs="Arial"/>
          <w:b/>
          <w:i/>
          <w:lang w:val="en-GB"/>
        </w:rPr>
        <w:t>Effect and invariability of the Clauses</w:t>
      </w:r>
    </w:p>
    <w:p w14:paraId="4E64CFA7" w14:textId="77777777" w:rsidR="003E3E37" w:rsidRPr="003E3E37" w:rsidRDefault="003E3E37" w:rsidP="003E3E37">
      <w:pPr>
        <w:numPr>
          <w:ilvl w:val="5"/>
          <w:numId w:val="10"/>
        </w:numPr>
        <w:tabs>
          <w:tab w:val="clear" w:pos="1984"/>
          <w:tab w:val="num" w:pos="851"/>
        </w:tabs>
        <w:spacing w:line="240" w:lineRule="auto"/>
        <w:rPr>
          <w:rFonts w:cs="Arial"/>
          <w:lang w:val="en-GB"/>
        </w:rPr>
      </w:pPr>
      <w:r w:rsidRPr="003E3E37">
        <w:rPr>
          <w:rFonts w:cs="Arial"/>
          <w:lang w:val="en-GB"/>
        </w:rPr>
        <w:t xml:space="preserve">These Clauses set out appropriate safeguards, including enforceable data subject rights and effective legal remedies, pursuant to Article 46(1) and Article 46 (2)(c) of Regulation (EU) 2016/679 and, with respect to data transfers from controllers to processors and/or processors to processors, standard contractual clauses pursuant to Article 28(7) of Regulation (EU) 2016/679, provided they are not modified, except to select the appropriate Module(s) or to add or update information in the Appendix. This does not prevent the Parties from including the standard contractual clauses laid down in these Clauses in a wider contract and/or to add other clauses or additional safeguards, provided that they do not contradict, directly or indirectly, these Clauses or prejudice the fundamental rights or freedoms of data subjects. </w:t>
      </w:r>
    </w:p>
    <w:p w14:paraId="0C7F15C2" w14:textId="77777777" w:rsidR="003E3E37" w:rsidRPr="003E3E37" w:rsidRDefault="003E3E37" w:rsidP="003E3E37">
      <w:pPr>
        <w:numPr>
          <w:ilvl w:val="5"/>
          <w:numId w:val="10"/>
        </w:numPr>
        <w:tabs>
          <w:tab w:val="clear" w:pos="1984"/>
          <w:tab w:val="num" w:pos="851"/>
        </w:tabs>
        <w:spacing w:line="240" w:lineRule="auto"/>
        <w:rPr>
          <w:rFonts w:cs="Arial"/>
          <w:lang w:val="en-GB"/>
        </w:rPr>
      </w:pPr>
      <w:r w:rsidRPr="003E3E37">
        <w:rPr>
          <w:rFonts w:cs="Arial"/>
          <w:lang w:val="en-GB"/>
        </w:rPr>
        <w:t>These Clauses are without prejudice to obligations to which the data exporter is subject by virtue of Regulation (EU) 2016/679.</w:t>
      </w:r>
    </w:p>
    <w:p w14:paraId="02727006" w14:textId="77777777" w:rsidR="003E3E37" w:rsidRPr="003E3E37" w:rsidRDefault="003E3E37" w:rsidP="003E3E37">
      <w:pPr>
        <w:spacing w:line="240" w:lineRule="auto"/>
        <w:rPr>
          <w:rFonts w:cs="Arial"/>
          <w:i/>
          <w:lang w:val="en-GB"/>
        </w:rPr>
      </w:pPr>
      <w:r w:rsidRPr="003E3E37">
        <w:rPr>
          <w:rFonts w:cs="Arial"/>
          <w:i/>
          <w:lang w:val="en-GB"/>
        </w:rPr>
        <w:t>Clause 3</w:t>
      </w:r>
    </w:p>
    <w:p w14:paraId="7B4040A9" w14:textId="77777777" w:rsidR="003E3E37" w:rsidRPr="003E3E37" w:rsidRDefault="003E3E37" w:rsidP="003E3E37">
      <w:pPr>
        <w:spacing w:line="240" w:lineRule="auto"/>
        <w:rPr>
          <w:rFonts w:cs="Arial"/>
          <w:b/>
          <w:i/>
          <w:lang w:val="en-GB"/>
        </w:rPr>
      </w:pPr>
      <w:r w:rsidRPr="003E3E37">
        <w:rPr>
          <w:rFonts w:cs="Arial"/>
          <w:b/>
          <w:i/>
          <w:lang w:val="en-GB"/>
        </w:rPr>
        <w:t>Third-party beneficiaries</w:t>
      </w:r>
    </w:p>
    <w:p w14:paraId="6AFD9339" w14:textId="77777777" w:rsidR="003E3E37" w:rsidRPr="003E3E37" w:rsidRDefault="003E3E37" w:rsidP="003E3E37">
      <w:pPr>
        <w:numPr>
          <w:ilvl w:val="1"/>
          <w:numId w:val="11"/>
        </w:numPr>
        <w:spacing w:line="240" w:lineRule="auto"/>
        <w:rPr>
          <w:rFonts w:cs="Arial"/>
          <w:lang w:val="en-GB"/>
        </w:rPr>
      </w:pPr>
      <w:r w:rsidRPr="003E3E37">
        <w:rPr>
          <w:rFonts w:cs="Arial"/>
          <w:lang w:val="en-GB"/>
        </w:rPr>
        <w:t>Data subjects may invoke and enforce these Clauses, as third-party beneficiaries, against the data exporter and/or data importer, with the following exceptions:</w:t>
      </w:r>
    </w:p>
    <w:p w14:paraId="1D05DDFB" w14:textId="77777777" w:rsidR="003E3E37" w:rsidRPr="003E3E37" w:rsidRDefault="003E3E37" w:rsidP="003E3E37">
      <w:pPr>
        <w:numPr>
          <w:ilvl w:val="3"/>
          <w:numId w:val="10"/>
        </w:numPr>
        <w:spacing w:line="240" w:lineRule="auto"/>
        <w:rPr>
          <w:rFonts w:cs="Arial"/>
          <w:lang w:val="en-GB"/>
        </w:rPr>
      </w:pPr>
      <w:r w:rsidRPr="003E3E37">
        <w:rPr>
          <w:rFonts w:cs="Arial"/>
          <w:lang w:val="en-GB"/>
        </w:rPr>
        <w:lastRenderedPageBreak/>
        <w:t>Clause 1, Clause 2, Clause 3, Clause 6, Clause 7;</w:t>
      </w:r>
    </w:p>
    <w:p w14:paraId="0521ABCC" w14:textId="77777777" w:rsidR="003E3E37" w:rsidRPr="003E3E37" w:rsidRDefault="003E3E37" w:rsidP="003E3E37">
      <w:pPr>
        <w:numPr>
          <w:ilvl w:val="3"/>
          <w:numId w:val="10"/>
        </w:numPr>
        <w:spacing w:line="240" w:lineRule="auto"/>
        <w:rPr>
          <w:rFonts w:cs="Arial"/>
          <w:lang w:val="en-GB"/>
        </w:rPr>
      </w:pPr>
      <w:r w:rsidRPr="003E3E37">
        <w:rPr>
          <w:rFonts w:cs="Arial"/>
          <w:lang w:val="en-GB"/>
        </w:rPr>
        <w:t xml:space="preserve">Clause 8 - Module One: Clause 8.5 (e) and Clause 8.9(b); </w:t>
      </w:r>
    </w:p>
    <w:p w14:paraId="77C85AC4" w14:textId="77777777" w:rsidR="003E3E37" w:rsidRPr="003E3E37" w:rsidRDefault="003E3E37" w:rsidP="003E3E37">
      <w:pPr>
        <w:numPr>
          <w:ilvl w:val="3"/>
          <w:numId w:val="10"/>
        </w:numPr>
        <w:spacing w:line="240" w:lineRule="auto"/>
        <w:rPr>
          <w:rFonts w:cs="Arial"/>
          <w:lang w:val="en-GB"/>
        </w:rPr>
      </w:pPr>
      <w:r w:rsidRPr="003E3E37">
        <w:rPr>
          <w:rFonts w:cs="Arial"/>
          <w:lang w:val="en-GB"/>
        </w:rPr>
        <w:t xml:space="preserve">Clause 9 - </w:t>
      </w:r>
    </w:p>
    <w:p w14:paraId="5C4F111B" w14:textId="77777777" w:rsidR="003E3E37" w:rsidRPr="003E3E37" w:rsidRDefault="003E3E37" w:rsidP="003E3E37">
      <w:pPr>
        <w:numPr>
          <w:ilvl w:val="3"/>
          <w:numId w:val="10"/>
        </w:numPr>
        <w:spacing w:line="240" w:lineRule="auto"/>
        <w:rPr>
          <w:rFonts w:cs="Arial"/>
          <w:lang w:val="en-GB"/>
        </w:rPr>
      </w:pPr>
      <w:r w:rsidRPr="003E3E37">
        <w:rPr>
          <w:rFonts w:cs="Arial"/>
          <w:lang w:val="en-GB"/>
        </w:rPr>
        <w:t xml:space="preserve">Clause 12 - Module One: Clause 12(a) and (d); </w:t>
      </w:r>
    </w:p>
    <w:p w14:paraId="6050150B" w14:textId="77777777" w:rsidR="003E3E37" w:rsidRPr="003E3E37" w:rsidRDefault="003E3E37" w:rsidP="003E3E37">
      <w:pPr>
        <w:numPr>
          <w:ilvl w:val="3"/>
          <w:numId w:val="10"/>
        </w:numPr>
        <w:spacing w:line="240" w:lineRule="auto"/>
        <w:rPr>
          <w:rFonts w:cs="Arial"/>
          <w:lang w:val="en-GB"/>
        </w:rPr>
      </w:pPr>
      <w:r w:rsidRPr="003E3E37">
        <w:rPr>
          <w:rFonts w:cs="Arial"/>
          <w:lang w:val="en-GB"/>
        </w:rPr>
        <w:t>Clause 13;</w:t>
      </w:r>
    </w:p>
    <w:p w14:paraId="7B4437D6" w14:textId="77777777" w:rsidR="003E3E37" w:rsidRPr="003E3E37" w:rsidRDefault="003E3E37" w:rsidP="003E3E37">
      <w:pPr>
        <w:numPr>
          <w:ilvl w:val="3"/>
          <w:numId w:val="10"/>
        </w:numPr>
        <w:spacing w:line="240" w:lineRule="auto"/>
        <w:rPr>
          <w:rFonts w:cs="Arial"/>
          <w:lang w:val="en-GB"/>
        </w:rPr>
      </w:pPr>
      <w:r w:rsidRPr="003E3E37">
        <w:rPr>
          <w:rFonts w:cs="Arial"/>
          <w:lang w:val="en-GB"/>
        </w:rPr>
        <w:t>Clause 15.1(c), (d) and (e);</w:t>
      </w:r>
    </w:p>
    <w:p w14:paraId="031EFBB7" w14:textId="77777777" w:rsidR="003E3E37" w:rsidRPr="003E3E37" w:rsidRDefault="003E3E37" w:rsidP="003E3E37">
      <w:pPr>
        <w:numPr>
          <w:ilvl w:val="3"/>
          <w:numId w:val="10"/>
        </w:numPr>
        <w:spacing w:line="240" w:lineRule="auto"/>
        <w:rPr>
          <w:rFonts w:cs="Arial"/>
          <w:lang w:val="en-GB"/>
        </w:rPr>
      </w:pPr>
      <w:r w:rsidRPr="003E3E37">
        <w:rPr>
          <w:rFonts w:cs="Arial"/>
          <w:lang w:val="en-GB"/>
        </w:rPr>
        <w:t>Clause 16(e);</w:t>
      </w:r>
    </w:p>
    <w:p w14:paraId="56AB4F68" w14:textId="77777777" w:rsidR="003E3E37" w:rsidRPr="003E3E37" w:rsidRDefault="003E3E37" w:rsidP="003E3E37">
      <w:pPr>
        <w:numPr>
          <w:ilvl w:val="3"/>
          <w:numId w:val="10"/>
        </w:numPr>
        <w:spacing w:line="240" w:lineRule="auto"/>
        <w:rPr>
          <w:rFonts w:cs="Arial"/>
          <w:lang w:val="en-GB"/>
        </w:rPr>
      </w:pPr>
      <w:r w:rsidRPr="003E3E37">
        <w:rPr>
          <w:rFonts w:cs="Arial"/>
          <w:lang w:val="en-GB"/>
        </w:rPr>
        <w:t xml:space="preserve">Clause 18 - Modules One, Two and Three: Clause 18(a) and (b); </w:t>
      </w:r>
    </w:p>
    <w:p w14:paraId="05121DE8" w14:textId="77777777" w:rsidR="003E3E37" w:rsidRPr="003E3E37" w:rsidRDefault="003E3E37" w:rsidP="003E3E37">
      <w:pPr>
        <w:numPr>
          <w:ilvl w:val="1"/>
          <w:numId w:val="10"/>
        </w:numPr>
        <w:spacing w:line="240" w:lineRule="auto"/>
        <w:rPr>
          <w:rFonts w:cs="Arial"/>
          <w:lang w:val="en-GB"/>
        </w:rPr>
      </w:pPr>
      <w:r w:rsidRPr="003E3E37">
        <w:rPr>
          <w:rFonts w:cs="Arial"/>
          <w:lang w:val="en-GB"/>
        </w:rPr>
        <w:t>Paragraph (a) is without prejudice to rights of data subjects under Regulation (EU) 2016/679.</w:t>
      </w:r>
    </w:p>
    <w:p w14:paraId="2311FE96" w14:textId="77777777" w:rsidR="003E3E37" w:rsidRPr="003E3E37" w:rsidRDefault="003E3E37" w:rsidP="003E3E37">
      <w:pPr>
        <w:spacing w:line="240" w:lineRule="auto"/>
        <w:rPr>
          <w:rFonts w:cs="Arial"/>
          <w:i/>
          <w:lang w:val="en-GB"/>
        </w:rPr>
      </w:pPr>
      <w:r w:rsidRPr="003E3E37">
        <w:rPr>
          <w:rFonts w:cs="Arial"/>
          <w:i/>
          <w:lang w:val="en-GB"/>
        </w:rPr>
        <w:t>Clause 4</w:t>
      </w:r>
    </w:p>
    <w:p w14:paraId="046087E7" w14:textId="77777777" w:rsidR="003E3E37" w:rsidRPr="003E3E37" w:rsidRDefault="003E3E37" w:rsidP="003E3E37">
      <w:pPr>
        <w:spacing w:line="240" w:lineRule="auto"/>
        <w:rPr>
          <w:rFonts w:cs="Arial"/>
          <w:b/>
          <w:i/>
          <w:lang w:val="en-GB"/>
        </w:rPr>
      </w:pPr>
      <w:r w:rsidRPr="003E3E37">
        <w:rPr>
          <w:rFonts w:cs="Arial"/>
          <w:b/>
          <w:i/>
          <w:lang w:val="en-GB"/>
        </w:rPr>
        <w:t>Interpretation</w:t>
      </w:r>
    </w:p>
    <w:p w14:paraId="064A605E" w14:textId="77777777" w:rsidR="003E3E37" w:rsidRPr="003E3E37" w:rsidRDefault="003E3E37" w:rsidP="003E3E37">
      <w:pPr>
        <w:numPr>
          <w:ilvl w:val="1"/>
          <w:numId w:val="8"/>
        </w:numPr>
        <w:spacing w:line="240" w:lineRule="auto"/>
        <w:rPr>
          <w:rFonts w:cs="Arial"/>
          <w:lang w:val="en-GB"/>
        </w:rPr>
      </w:pPr>
      <w:r w:rsidRPr="003E3E37">
        <w:rPr>
          <w:rFonts w:cs="Arial"/>
          <w:lang w:val="en-GB"/>
        </w:rPr>
        <w:t>Where these Clauses use terms that are defined in Regulation (EU) 2016/679, those terms shall have the same meaning as in that Regulation.</w:t>
      </w:r>
    </w:p>
    <w:p w14:paraId="6E5FB982" w14:textId="77777777" w:rsidR="003E3E37" w:rsidRPr="003E3E37" w:rsidRDefault="003E3E37" w:rsidP="003E3E37">
      <w:pPr>
        <w:numPr>
          <w:ilvl w:val="1"/>
          <w:numId w:val="10"/>
        </w:numPr>
        <w:spacing w:line="240" w:lineRule="auto"/>
        <w:rPr>
          <w:rFonts w:cs="Arial"/>
          <w:lang w:val="en-GB"/>
        </w:rPr>
      </w:pPr>
      <w:r w:rsidRPr="003E3E37">
        <w:rPr>
          <w:rFonts w:cs="Arial"/>
          <w:lang w:val="en-GB"/>
        </w:rPr>
        <w:t>These Clauses shall be read and interpreted in the light of the provisions of Regulation (EU) 2016/679.</w:t>
      </w:r>
    </w:p>
    <w:p w14:paraId="695C9561" w14:textId="77777777" w:rsidR="003E3E37" w:rsidRPr="003E3E37" w:rsidRDefault="003E3E37" w:rsidP="003E3E37">
      <w:pPr>
        <w:numPr>
          <w:ilvl w:val="1"/>
          <w:numId w:val="10"/>
        </w:numPr>
        <w:spacing w:line="240" w:lineRule="auto"/>
        <w:rPr>
          <w:rFonts w:cs="Arial"/>
          <w:lang w:val="en-GB"/>
        </w:rPr>
      </w:pPr>
      <w:r w:rsidRPr="003E3E37">
        <w:rPr>
          <w:rFonts w:cs="Arial"/>
          <w:lang w:val="en-GB"/>
        </w:rPr>
        <w:t xml:space="preserve">These Clauses shall not be interpreted in a way that conflicts with rights and obligations provided for in Regulation (EU) 2016/679. </w:t>
      </w:r>
    </w:p>
    <w:p w14:paraId="1FDB8C79" w14:textId="3D086811" w:rsidR="003E3E37" w:rsidRPr="003E3E37" w:rsidRDefault="003E3E37" w:rsidP="003E3E37">
      <w:pPr>
        <w:spacing w:line="240" w:lineRule="auto"/>
        <w:rPr>
          <w:rFonts w:cs="Arial"/>
          <w:i/>
          <w:lang w:val="en-GB"/>
        </w:rPr>
      </w:pPr>
    </w:p>
    <w:p w14:paraId="44A8B674" w14:textId="77777777" w:rsidR="003E3E37" w:rsidRPr="003E3E37" w:rsidRDefault="003E3E37" w:rsidP="003E3E37">
      <w:pPr>
        <w:spacing w:line="240" w:lineRule="auto"/>
        <w:rPr>
          <w:rFonts w:cs="Arial"/>
          <w:i/>
          <w:lang w:val="en-GB"/>
        </w:rPr>
      </w:pPr>
      <w:r w:rsidRPr="003E3E37">
        <w:rPr>
          <w:rFonts w:cs="Arial"/>
          <w:i/>
          <w:lang w:val="en-GB"/>
        </w:rPr>
        <w:t>Clause 5</w:t>
      </w:r>
    </w:p>
    <w:p w14:paraId="176C5856" w14:textId="77777777" w:rsidR="003E3E37" w:rsidRPr="003E3E37" w:rsidRDefault="003E3E37" w:rsidP="003E3E37">
      <w:pPr>
        <w:spacing w:line="240" w:lineRule="auto"/>
        <w:rPr>
          <w:rFonts w:cs="Arial"/>
          <w:b/>
          <w:i/>
          <w:lang w:val="en-GB"/>
        </w:rPr>
      </w:pPr>
      <w:r w:rsidRPr="003E3E37">
        <w:rPr>
          <w:rFonts w:cs="Arial"/>
          <w:b/>
          <w:i/>
          <w:lang w:val="en-GB"/>
        </w:rPr>
        <w:t>Hierarchy</w:t>
      </w:r>
    </w:p>
    <w:p w14:paraId="328586B4" w14:textId="77777777" w:rsidR="003E3E37" w:rsidRPr="003E3E37" w:rsidRDefault="003E3E37" w:rsidP="003E3E37">
      <w:pPr>
        <w:spacing w:line="240" w:lineRule="auto"/>
        <w:rPr>
          <w:rFonts w:cs="Arial"/>
          <w:lang w:val="en-GB"/>
        </w:rPr>
      </w:pPr>
      <w:r w:rsidRPr="003E3E37">
        <w:rPr>
          <w:rFonts w:cs="Arial"/>
          <w:lang w:val="en-GB"/>
        </w:rPr>
        <w:t>In the event of a contradiction between these Clauses and the provisions of related agreements between the Parties, existing at the time these Clauses are agreed or entered into thereafter, these Clauses shall prevail.</w:t>
      </w:r>
    </w:p>
    <w:p w14:paraId="478D685A" w14:textId="77777777" w:rsidR="003E3E37" w:rsidRPr="003E3E37" w:rsidRDefault="003E3E37" w:rsidP="003E3E37">
      <w:pPr>
        <w:spacing w:line="240" w:lineRule="auto"/>
        <w:rPr>
          <w:rFonts w:cs="Arial"/>
          <w:i/>
          <w:lang w:val="en-GB"/>
        </w:rPr>
      </w:pPr>
      <w:r w:rsidRPr="003E3E37">
        <w:rPr>
          <w:rFonts w:cs="Arial"/>
          <w:i/>
          <w:lang w:val="en-GB"/>
        </w:rPr>
        <w:t>Clause 6</w:t>
      </w:r>
    </w:p>
    <w:p w14:paraId="16E9310B" w14:textId="77777777" w:rsidR="003E3E37" w:rsidRPr="003E3E37" w:rsidRDefault="003E3E37" w:rsidP="003E3E37">
      <w:pPr>
        <w:spacing w:line="240" w:lineRule="auto"/>
        <w:rPr>
          <w:rFonts w:cs="Arial"/>
          <w:b/>
          <w:i/>
          <w:lang w:val="en-GB"/>
        </w:rPr>
      </w:pPr>
      <w:r w:rsidRPr="003E3E37">
        <w:rPr>
          <w:rFonts w:cs="Arial"/>
          <w:b/>
          <w:i/>
          <w:lang w:val="en-GB"/>
        </w:rPr>
        <w:t>Description of the transfer(s)</w:t>
      </w:r>
    </w:p>
    <w:p w14:paraId="0B0B3F80" w14:textId="77777777" w:rsidR="003E3E37" w:rsidRPr="003E3E37" w:rsidRDefault="003E3E37" w:rsidP="003E3E37">
      <w:pPr>
        <w:spacing w:line="240" w:lineRule="auto"/>
        <w:rPr>
          <w:rFonts w:cs="Arial"/>
          <w:lang w:val="en-GB"/>
        </w:rPr>
      </w:pPr>
      <w:r w:rsidRPr="003E3E37">
        <w:rPr>
          <w:rFonts w:cs="Arial"/>
          <w:lang w:val="en-GB"/>
        </w:rPr>
        <w:t>The details of the transfer(s), and in particular the categories of personal data that are transferred and the purpose(s) for which they are transferred, are specified in Annex I.B.</w:t>
      </w:r>
    </w:p>
    <w:p w14:paraId="4D1EAD85" w14:textId="77777777" w:rsidR="003E3E37" w:rsidRPr="003E3E37" w:rsidRDefault="003E3E37" w:rsidP="003E3E37">
      <w:pPr>
        <w:spacing w:line="240" w:lineRule="auto"/>
        <w:rPr>
          <w:rFonts w:cs="Arial"/>
          <w:lang w:val="en-GB"/>
        </w:rPr>
      </w:pPr>
    </w:p>
    <w:p w14:paraId="2CF3B28A" w14:textId="77777777" w:rsidR="003E3E37" w:rsidRPr="003E3E37" w:rsidRDefault="003E3E37" w:rsidP="003E3E37">
      <w:pPr>
        <w:spacing w:line="240" w:lineRule="auto"/>
        <w:rPr>
          <w:rFonts w:cs="Arial"/>
          <w:b/>
          <w:u w:val="single"/>
          <w:lang w:val="en-GB"/>
        </w:rPr>
      </w:pPr>
      <w:r w:rsidRPr="003E3E37">
        <w:rPr>
          <w:rFonts w:cs="Arial"/>
          <w:b/>
          <w:u w:val="single"/>
          <w:lang w:val="en-GB"/>
        </w:rPr>
        <w:t>SECTION II – OBLIGATIONS OF THE PARTIES</w:t>
      </w:r>
    </w:p>
    <w:p w14:paraId="1C152F34" w14:textId="77777777" w:rsidR="003E3E37" w:rsidRPr="003E3E37" w:rsidRDefault="003E3E37" w:rsidP="003E3E37">
      <w:pPr>
        <w:spacing w:line="240" w:lineRule="auto"/>
        <w:rPr>
          <w:rFonts w:cs="Arial"/>
          <w:i/>
          <w:lang w:val="en-GB"/>
        </w:rPr>
      </w:pPr>
      <w:r w:rsidRPr="003E3E37">
        <w:rPr>
          <w:rFonts w:cs="Arial"/>
          <w:i/>
          <w:lang w:val="en-GB"/>
        </w:rPr>
        <w:t>Clause 8</w:t>
      </w:r>
    </w:p>
    <w:p w14:paraId="73C093E9" w14:textId="77777777" w:rsidR="003E3E37" w:rsidRPr="003E3E37" w:rsidRDefault="003E3E37" w:rsidP="003E3E37">
      <w:pPr>
        <w:spacing w:line="240" w:lineRule="auto"/>
        <w:rPr>
          <w:rFonts w:cs="Arial"/>
          <w:b/>
          <w:i/>
          <w:lang w:val="en-GB"/>
        </w:rPr>
      </w:pPr>
      <w:r w:rsidRPr="003E3E37">
        <w:rPr>
          <w:rFonts w:cs="Arial"/>
          <w:b/>
          <w:i/>
          <w:lang w:val="en-GB"/>
        </w:rPr>
        <w:t>Data protection safeguards</w:t>
      </w:r>
    </w:p>
    <w:p w14:paraId="3DF7506C" w14:textId="77777777" w:rsidR="003E3E37" w:rsidRPr="003E3E37" w:rsidRDefault="003E3E37" w:rsidP="003E3E37">
      <w:pPr>
        <w:spacing w:line="240" w:lineRule="auto"/>
        <w:rPr>
          <w:rFonts w:cs="Arial"/>
          <w:lang w:val="en-GB"/>
        </w:rPr>
      </w:pPr>
      <w:bookmarkStart w:id="5" w:name="_Hlk84517379"/>
      <w:r w:rsidRPr="003E3E37">
        <w:rPr>
          <w:rFonts w:cs="Arial"/>
          <w:lang w:val="en-GB"/>
        </w:rPr>
        <w:t>The data exporter warrants that it has used reasonable efforts to determine that the data importer is able, through the implementation of appropriate technical and organisational measures, to satisfy its obligations under these Clauses</w:t>
      </w:r>
      <w:bookmarkEnd w:id="5"/>
      <w:r w:rsidRPr="003E3E37">
        <w:rPr>
          <w:rFonts w:cs="Arial"/>
          <w:lang w:val="en-GB"/>
        </w:rPr>
        <w:t xml:space="preserve">. </w:t>
      </w:r>
    </w:p>
    <w:p w14:paraId="53D525F6" w14:textId="77777777" w:rsidR="003E3E37" w:rsidRPr="003E3E37" w:rsidRDefault="003E3E37" w:rsidP="003E3E37">
      <w:pPr>
        <w:spacing w:line="240" w:lineRule="auto"/>
        <w:rPr>
          <w:rFonts w:cs="Arial"/>
          <w:b/>
          <w:lang w:val="en-GB"/>
        </w:rPr>
      </w:pPr>
    </w:p>
    <w:p w14:paraId="331E2955" w14:textId="77777777" w:rsidR="003E3E37" w:rsidRPr="003E3E37" w:rsidRDefault="003E3E37" w:rsidP="003E3E37">
      <w:pPr>
        <w:spacing w:line="240" w:lineRule="auto"/>
        <w:rPr>
          <w:rFonts w:cs="Arial"/>
          <w:b/>
          <w:i/>
          <w:lang w:val="en-GB"/>
        </w:rPr>
      </w:pPr>
    </w:p>
    <w:p w14:paraId="272468FD" w14:textId="77777777" w:rsidR="003E3E37" w:rsidRPr="003E3E37" w:rsidRDefault="003E3E37" w:rsidP="003E3E37">
      <w:pPr>
        <w:spacing w:line="240" w:lineRule="auto"/>
        <w:rPr>
          <w:rFonts w:cs="Arial"/>
          <w:b/>
          <w:lang w:val="en-GB"/>
        </w:rPr>
      </w:pPr>
      <w:r w:rsidRPr="003E3E37">
        <w:rPr>
          <w:rFonts w:cs="Arial"/>
          <w:b/>
          <w:lang w:val="en-GB"/>
        </w:rPr>
        <w:t>8.1</w:t>
      </w:r>
      <w:r w:rsidRPr="003E3E37">
        <w:rPr>
          <w:rFonts w:cs="Arial"/>
          <w:b/>
          <w:lang w:val="en-GB"/>
        </w:rPr>
        <w:tab/>
        <w:t>Purpose limitation</w:t>
      </w:r>
    </w:p>
    <w:p w14:paraId="3ADC73D9" w14:textId="77777777" w:rsidR="003E3E37" w:rsidRPr="003E3E37" w:rsidRDefault="003E3E37" w:rsidP="003E3E37">
      <w:pPr>
        <w:spacing w:line="240" w:lineRule="auto"/>
        <w:rPr>
          <w:rFonts w:cs="Arial"/>
          <w:lang w:val="en-GB"/>
        </w:rPr>
      </w:pPr>
      <w:r w:rsidRPr="003E3E37">
        <w:rPr>
          <w:rFonts w:cs="Arial"/>
          <w:lang w:val="en-GB"/>
        </w:rPr>
        <w:t xml:space="preserve">The data importer shall process the personal data only for the specific purpose(s) of the transfer, as set out in Annex I.B. It may only process the personal data for another purpose: </w:t>
      </w:r>
    </w:p>
    <w:p w14:paraId="36551FAD" w14:textId="77777777" w:rsidR="003E3E37" w:rsidRPr="003E3E37" w:rsidRDefault="003E3E37" w:rsidP="003E3E37">
      <w:pPr>
        <w:numPr>
          <w:ilvl w:val="3"/>
          <w:numId w:val="10"/>
        </w:numPr>
        <w:spacing w:line="240" w:lineRule="auto"/>
        <w:rPr>
          <w:rFonts w:cs="Arial"/>
          <w:lang w:val="en-GB"/>
        </w:rPr>
      </w:pPr>
      <w:r w:rsidRPr="003E3E37">
        <w:rPr>
          <w:rFonts w:cs="Arial"/>
          <w:lang w:val="en-GB"/>
        </w:rPr>
        <w:t xml:space="preserve">where it has obtained the data subject’s prior consent; </w:t>
      </w:r>
    </w:p>
    <w:p w14:paraId="7AAD1380" w14:textId="77777777" w:rsidR="003E3E37" w:rsidRPr="003E3E37" w:rsidRDefault="003E3E37" w:rsidP="003E3E37">
      <w:pPr>
        <w:numPr>
          <w:ilvl w:val="3"/>
          <w:numId w:val="10"/>
        </w:numPr>
        <w:spacing w:line="240" w:lineRule="auto"/>
        <w:rPr>
          <w:rFonts w:cs="Arial"/>
          <w:lang w:val="en-GB"/>
        </w:rPr>
      </w:pPr>
      <w:r w:rsidRPr="003E3E37">
        <w:rPr>
          <w:rFonts w:cs="Arial"/>
          <w:lang w:val="en-GB"/>
        </w:rPr>
        <w:t xml:space="preserve">where necessary for the establishment, exercise or defence of legal claims in the context of specific administrative, regulatory or judicial proceedings; or </w:t>
      </w:r>
    </w:p>
    <w:p w14:paraId="5CD205AB" w14:textId="77777777" w:rsidR="003E3E37" w:rsidRPr="003E3E37" w:rsidRDefault="003E3E37" w:rsidP="003E3E37">
      <w:pPr>
        <w:numPr>
          <w:ilvl w:val="3"/>
          <w:numId w:val="10"/>
        </w:numPr>
        <w:spacing w:line="240" w:lineRule="auto"/>
        <w:rPr>
          <w:rFonts w:cs="Arial"/>
          <w:lang w:val="en-GB"/>
        </w:rPr>
      </w:pPr>
      <w:r w:rsidRPr="003E3E37">
        <w:rPr>
          <w:rFonts w:cs="Arial"/>
          <w:lang w:val="en-GB"/>
        </w:rPr>
        <w:t>where necessary in order to protect the vital interests of the data subject or of another natural person.</w:t>
      </w:r>
    </w:p>
    <w:p w14:paraId="003047D1" w14:textId="77777777" w:rsidR="003E3E37" w:rsidRPr="003E3E37" w:rsidRDefault="003E3E37" w:rsidP="003E3E37">
      <w:pPr>
        <w:spacing w:line="240" w:lineRule="auto"/>
        <w:rPr>
          <w:rFonts w:cs="Arial"/>
          <w:b/>
          <w:lang w:val="en-GB"/>
        </w:rPr>
      </w:pPr>
      <w:r w:rsidRPr="003E3E37">
        <w:rPr>
          <w:rFonts w:cs="Arial"/>
          <w:b/>
          <w:lang w:val="en-GB"/>
        </w:rPr>
        <w:t>8.2</w:t>
      </w:r>
      <w:r w:rsidRPr="003E3E37">
        <w:rPr>
          <w:rFonts w:cs="Arial"/>
          <w:b/>
          <w:lang w:val="en-GB"/>
        </w:rPr>
        <w:tab/>
        <w:t xml:space="preserve">Transparency </w:t>
      </w:r>
    </w:p>
    <w:p w14:paraId="573FD678" w14:textId="77777777" w:rsidR="003E3E37" w:rsidRPr="003E3E37" w:rsidRDefault="003E3E37" w:rsidP="003E3E37">
      <w:pPr>
        <w:numPr>
          <w:ilvl w:val="1"/>
          <w:numId w:val="12"/>
        </w:numPr>
        <w:spacing w:line="240" w:lineRule="auto"/>
        <w:rPr>
          <w:rFonts w:cs="Arial"/>
          <w:lang w:val="en-GB"/>
        </w:rPr>
      </w:pPr>
      <w:r w:rsidRPr="003E3E37">
        <w:rPr>
          <w:rFonts w:cs="Arial"/>
          <w:lang w:val="en-GB"/>
        </w:rPr>
        <w:t>In order to enable data subjects to effectively exercise their rights pursuant to Clause 10, the data importer shall inform them, either directly or through the data exporter:</w:t>
      </w:r>
    </w:p>
    <w:p w14:paraId="4713A69E" w14:textId="77777777" w:rsidR="003E3E37" w:rsidRPr="003E3E37" w:rsidRDefault="003E3E37" w:rsidP="003E3E37">
      <w:pPr>
        <w:numPr>
          <w:ilvl w:val="3"/>
          <w:numId w:val="10"/>
        </w:numPr>
        <w:spacing w:line="240" w:lineRule="auto"/>
        <w:rPr>
          <w:rFonts w:cs="Arial"/>
          <w:lang w:val="en-GB"/>
        </w:rPr>
      </w:pPr>
      <w:r w:rsidRPr="003E3E37">
        <w:rPr>
          <w:rFonts w:cs="Arial"/>
          <w:lang w:val="en-GB"/>
        </w:rPr>
        <w:t>of its identity and contact details;</w:t>
      </w:r>
    </w:p>
    <w:p w14:paraId="57EBC846" w14:textId="77777777" w:rsidR="003E3E37" w:rsidRPr="003E3E37" w:rsidRDefault="003E3E37" w:rsidP="003E3E37">
      <w:pPr>
        <w:numPr>
          <w:ilvl w:val="3"/>
          <w:numId w:val="10"/>
        </w:numPr>
        <w:spacing w:line="240" w:lineRule="auto"/>
        <w:rPr>
          <w:rFonts w:cs="Arial"/>
          <w:lang w:val="en-GB"/>
        </w:rPr>
      </w:pPr>
      <w:r w:rsidRPr="003E3E37">
        <w:rPr>
          <w:rFonts w:cs="Arial"/>
          <w:lang w:val="en-GB"/>
        </w:rPr>
        <w:t>of the categories of personal data processed;</w:t>
      </w:r>
    </w:p>
    <w:p w14:paraId="0B6F0D35" w14:textId="77777777" w:rsidR="003E3E37" w:rsidRPr="003E3E37" w:rsidRDefault="003E3E37" w:rsidP="003E3E37">
      <w:pPr>
        <w:numPr>
          <w:ilvl w:val="3"/>
          <w:numId w:val="10"/>
        </w:numPr>
        <w:spacing w:line="240" w:lineRule="auto"/>
        <w:rPr>
          <w:rFonts w:cs="Arial"/>
          <w:lang w:val="en-GB"/>
        </w:rPr>
      </w:pPr>
      <w:r w:rsidRPr="003E3E37">
        <w:rPr>
          <w:rFonts w:cs="Arial"/>
          <w:lang w:val="en-GB"/>
        </w:rPr>
        <w:t>of the right to obtain a copy of these Clauses;</w:t>
      </w:r>
    </w:p>
    <w:p w14:paraId="3E5A73AF" w14:textId="77777777" w:rsidR="003E3E37" w:rsidRPr="003E3E37" w:rsidRDefault="003E3E37" w:rsidP="003E3E37">
      <w:pPr>
        <w:numPr>
          <w:ilvl w:val="3"/>
          <w:numId w:val="10"/>
        </w:numPr>
        <w:spacing w:line="240" w:lineRule="auto"/>
        <w:rPr>
          <w:rFonts w:cs="Arial"/>
          <w:lang w:val="en-GB"/>
        </w:rPr>
      </w:pPr>
      <w:r w:rsidRPr="003E3E37">
        <w:rPr>
          <w:rFonts w:cs="Arial"/>
          <w:lang w:val="en-GB"/>
        </w:rPr>
        <w:t>where it intends to onward transfer the personal data to any third party/</w:t>
      </w:r>
      <w:proofErr w:type="spellStart"/>
      <w:r w:rsidRPr="003E3E37">
        <w:rPr>
          <w:rFonts w:cs="Arial"/>
          <w:lang w:val="en-GB"/>
        </w:rPr>
        <w:t>ies</w:t>
      </w:r>
      <w:proofErr w:type="spellEnd"/>
      <w:r w:rsidRPr="003E3E37">
        <w:rPr>
          <w:rFonts w:cs="Arial"/>
          <w:lang w:val="en-GB"/>
        </w:rPr>
        <w:t>, of the recipient or categories of recipients (as appropriate with a view to providing meaningful information), the purpose of such onward transfer and the ground therefore pursuant to Clause 8.7.</w:t>
      </w:r>
    </w:p>
    <w:p w14:paraId="2F14DAB7" w14:textId="77777777" w:rsidR="003E3E37" w:rsidRPr="003E3E37" w:rsidRDefault="003E3E37" w:rsidP="003E3E37">
      <w:pPr>
        <w:numPr>
          <w:ilvl w:val="1"/>
          <w:numId w:val="10"/>
        </w:numPr>
        <w:spacing w:line="240" w:lineRule="auto"/>
        <w:rPr>
          <w:rFonts w:cs="Arial"/>
          <w:lang w:val="en-GB"/>
        </w:rPr>
      </w:pPr>
      <w:r w:rsidRPr="003E3E37">
        <w:rPr>
          <w:rFonts w:cs="Arial"/>
          <w:lang w:val="en-GB"/>
        </w:rPr>
        <w:lastRenderedPageBreak/>
        <w:t>Paragraph (a) shall not apply where the data subject already has the information, including when such information has already been provided by the data exporter, or providing the information proves impossible or would involve a disproportionate effort for the data importer. In the latter case, the data importer shall, to the extent possible, make the information publicly available.</w:t>
      </w:r>
    </w:p>
    <w:p w14:paraId="4E1765A9" w14:textId="77777777" w:rsidR="003E3E37" w:rsidRPr="003E3E37" w:rsidRDefault="003E3E37" w:rsidP="003E3E37">
      <w:pPr>
        <w:numPr>
          <w:ilvl w:val="1"/>
          <w:numId w:val="10"/>
        </w:numPr>
        <w:spacing w:line="240" w:lineRule="auto"/>
        <w:rPr>
          <w:rFonts w:cs="Arial"/>
          <w:lang w:val="en-GB"/>
        </w:rPr>
      </w:pPr>
      <w:r w:rsidRPr="003E3E37">
        <w:rPr>
          <w:rFonts w:cs="Arial"/>
          <w:lang w:val="en-GB"/>
        </w:rPr>
        <w:t>On request, the Parties shall make a copy of these Clauses, including the Appendix as completed by them, available to the data subject free of charge. To the extent necessary to protect business secrets or other confidential information, including personal data, the Parties may redact part of the text of the Appendix prior to sharing a copy, but shall provide a meaningful summary where the data subject would otherwise not be able to understand its content or exercise his/her rights. On request, the Parties shall provide the data subject with the reasons for the redactions, to the extent possible without revealing the redacted information.</w:t>
      </w:r>
    </w:p>
    <w:p w14:paraId="72A3F3A9" w14:textId="77777777" w:rsidR="003E3E37" w:rsidRPr="003E3E37" w:rsidRDefault="003E3E37" w:rsidP="003E3E37">
      <w:pPr>
        <w:numPr>
          <w:ilvl w:val="1"/>
          <w:numId w:val="10"/>
        </w:numPr>
        <w:spacing w:line="240" w:lineRule="auto"/>
        <w:rPr>
          <w:rFonts w:cs="Arial"/>
          <w:lang w:val="en-GB"/>
        </w:rPr>
      </w:pPr>
      <w:r w:rsidRPr="003E3E37">
        <w:rPr>
          <w:rFonts w:cs="Arial"/>
          <w:lang w:val="en-GB"/>
        </w:rPr>
        <w:t xml:space="preserve">Paragraphs (a) to (c) are without prejudice to the obligations of the data exporter under Articles 13 and 14 of Regulation (EU) 2016/679.  </w:t>
      </w:r>
    </w:p>
    <w:p w14:paraId="16C7907C" w14:textId="77777777" w:rsidR="003E3E37" w:rsidRPr="003E3E37" w:rsidRDefault="003E3E37" w:rsidP="003E3E37">
      <w:pPr>
        <w:spacing w:line="240" w:lineRule="auto"/>
        <w:rPr>
          <w:rFonts w:cs="Arial"/>
          <w:b/>
          <w:lang w:val="en-GB"/>
        </w:rPr>
      </w:pPr>
      <w:r w:rsidRPr="003E3E37">
        <w:rPr>
          <w:rFonts w:cs="Arial"/>
          <w:b/>
          <w:lang w:val="en-GB"/>
        </w:rPr>
        <w:t>8.3</w:t>
      </w:r>
      <w:r w:rsidRPr="003E3E37">
        <w:rPr>
          <w:rFonts w:cs="Arial"/>
          <w:b/>
          <w:lang w:val="en-GB"/>
        </w:rPr>
        <w:tab/>
        <w:t>Accuracy and data minimisation</w:t>
      </w:r>
    </w:p>
    <w:p w14:paraId="00FEA2B8" w14:textId="77777777" w:rsidR="003E3E37" w:rsidRPr="003E3E37" w:rsidRDefault="003E3E37" w:rsidP="003E3E37">
      <w:pPr>
        <w:numPr>
          <w:ilvl w:val="1"/>
          <w:numId w:val="13"/>
        </w:numPr>
        <w:spacing w:line="240" w:lineRule="auto"/>
        <w:rPr>
          <w:rFonts w:cs="Arial"/>
          <w:lang w:val="en-GB"/>
        </w:rPr>
      </w:pPr>
      <w:r w:rsidRPr="003E3E37">
        <w:rPr>
          <w:rFonts w:cs="Arial"/>
          <w:lang w:val="en-GB"/>
        </w:rPr>
        <w:t>Each Party shall ensure that the personal data is accurate and, where necessary, kept up to date. The data importer shall take every reasonable step to ensure that personal data that is inaccurate, having regard to the purpose(s) of processing, is erased or rectified without delay.</w:t>
      </w:r>
    </w:p>
    <w:p w14:paraId="43B50CC3" w14:textId="77777777" w:rsidR="003E3E37" w:rsidRPr="003E3E37" w:rsidRDefault="003E3E37" w:rsidP="003E3E37">
      <w:pPr>
        <w:numPr>
          <w:ilvl w:val="1"/>
          <w:numId w:val="10"/>
        </w:numPr>
        <w:spacing w:line="240" w:lineRule="auto"/>
        <w:rPr>
          <w:rFonts w:cs="Arial"/>
          <w:lang w:val="en-GB"/>
        </w:rPr>
      </w:pPr>
      <w:r w:rsidRPr="003E3E37">
        <w:rPr>
          <w:rFonts w:cs="Arial"/>
          <w:lang w:val="en-GB"/>
        </w:rPr>
        <w:t>If one of the Parties becomes aware that the personal data it has transferred or received is inaccurate, or has become outdated, it shall inform the other Party without undue delay.</w:t>
      </w:r>
    </w:p>
    <w:p w14:paraId="13B77D38" w14:textId="77777777" w:rsidR="003E3E37" w:rsidRPr="003E3E37" w:rsidRDefault="003E3E37" w:rsidP="003E3E37">
      <w:pPr>
        <w:numPr>
          <w:ilvl w:val="1"/>
          <w:numId w:val="10"/>
        </w:numPr>
        <w:spacing w:line="240" w:lineRule="auto"/>
        <w:rPr>
          <w:rFonts w:cs="Arial"/>
          <w:lang w:val="en-GB"/>
        </w:rPr>
      </w:pPr>
      <w:r w:rsidRPr="003E3E37">
        <w:rPr>
          <w:rFonts w:cs="Arial"/>
          <w:lang w:val="en-GB"/>
        </w:rPr>
        <w:t xml:space="preserve">The data importer shall ensure that the personal data is adequate, relevant and limited to what is necessary in relation to the purpose(s) of processing. </w:t>
      </w:r>
    </w:p>
    <w:p w14:paraId="014B8D43" w14:textId="77777777" w:rsidR="003E3E37" w:rsidRPr="003E3E37" w:rsidRDefault="003E3E37" w:rsidP="003E3E37">
      <w:pPr>
        <w:spacing w:line="240" w:lineRule="auto"/>
        <w:rPr>
          <w:rFonts w:cs="Arial"/>
          <w:b/>
          <w:lang w:val="en-GB"/>
        </w:rPr>
      </w:pPr>
      <w:r w:rsidRPr="003E3E37">
        <w:rPr>
          <w:rFonts w:cs="Arial"/>
          <w:b/>
          <w:lang w:val="en-GB"/>
        </w:rPr>
        <w:t>8.4</w:t>
      </w:r>
      <w:r w:rsidRPr="003E3E37">
        <w:rPr>
          <w:rFonts w:cs="Arial"/>
          <w:b/>
          <w:lang w:val="en-GB"/>
        </w:rPr>
        <w:tab/>
        <w:t>Storage limitation</w:t>
      </w:r>
    </w:p>
    <w:p w14:paraId="4A76F47E" w14:textId="77777777" w:rsidR="003E3E37" w:rsidRPr="003E3E37" w:rsidRDefault="003E3E37" w:rsidP="003E3E37">
      <w:pPr>
        <w:spacing w:line="240" w:lineRule="auto"/>
        <w:rPr>
          <w:rFonts w:cs="Arial"/>
          <w:lang w:val="en-GB"/>
        </w:rPr>
      </w:pPr>
      <w:r w:rsidRPr="003E3E37">
        <w:rPr>
          <w:rFonts w:cs="Arial"/>
          <w:lang w:val="en-GB"/>
        </w:rPr>
        <w:t>The data importer shall retain the personal data for no longer than necessary for the purpose(s) for which it is processed. It shall put in place appropriate technical or organisational measures to ensure compliance with this obligation, including erasure or anonymisation</w:t>
      </w:r>
      <w:r w:rsidRPr="003E3E37">
        <w:rPr>
          <w:rFonts w:cs="Arial"/>
          <w:vertAlign w:val="superscript"/>
          <w:lang w:val="en-GB"/>
        </w:rPr>
        <w:footnoteReference w:id="2"/>
      </w:r>
      <w:r w:rsidRPr="003E3E37">
        <w:rPr>
          <w:rFonts w:cs="Arial"/>
          <w:lang w:val="en-GB"/>
        </w:rPr>
        <w:t xml:space="preserve"> of the data and all back-ups at the end of the retention period.  </w:t>
      </w:r>
    </w:p>
    <w:p w14:paraId="508E659B" w14:textId="77777777" w:rsidR="003E3E37" w:rsidRPr="003E3E37" w:rsidRDefault="003E3E37" w:rsidP="003E3E37">
      <w:pPr>
        <w:spacing w:line="240" w:lineRule="auto"/>
        <w:rPr>
          <w:rFonts w:cs="Arial"/>
          <w:b/>
          <w:lang w:val="en-GB"/>
        </w:rPr>
      </w:pPr>
      <w:r w:rsidRPr="003E3E37">
        <w:rPr>
          <w:rFonts w:cs="Arial"/>
          <w:b/>
          <w:lang w:val="en-GB"/>
        </w:rPr>
        <w:t>8.5</w:t>
      </w:r>
      <w:r w:rsidRPr="003E3E37">
        <w:rPr>
          <w:rFonts w:cs="Arial"/>
          <w:b/>
          <w:lang w:val="en-GB"/>
        </w:rPr>
        <w:tab/>
        <w:t>Security of processing</w:t>
      </w:r>
    </w:p>
    <w:p w14:paraId="01DCDCD4" w14:textId="77777777" w:rsidR="003E3E37" w:rsidRPr="003E3E37" w:rsidRDefault="003E3E37" w:rsidP="003E3E37">
      <w:pPr>
        <w:numPr>
          <w:ilvl w:val="1"/>
          <w:numId w:val="14"/>
        </w:numPr>
        <w:spacing w:line="240" w:lineRule="auto"/>
        <w:rPr>
          <w:rFonts w:cs="Arial"/>
          <w:lang w:val="en-GB"/>
        </w:rPr>
      </w:pPr>
      <w:r w:rsidRPr="003E3E37">
        <w:rPr>
          <w:rFonts w:cs="Arial"/>
          <w:lang w:val="en-GB"/>
        </w:rPr>
        <w:t xml:space="preserve">The data importer and, during transmission, also the data exporter shall implement appropriate technical and organisational measures to ensure the security of the personal data, including  protection against a breach of security leading to accidental or unlawful destruction, loss, alteration, unauthorised disclosure or access (hereinafter “personal data breach”). In assessing the appropriate level of security, they shall take due account of the state of the art, the costs of implementation, the nature, scope, context and purpose(s) of processing and the risks involved in the processing for the data subject. The Parties shall in particular consider having recourse to encryption or pseudonymisation, including during transmission, where the purpose of processing can be fulfilled in that manner. </w:t>
      </w:r>
    </w:p>
    <w:p w14:paraId="11106B9D" w14:textId="77777777" w:rsidR="003E3E37" w:rsidRPr="003E3E37" w:rsidRDefault="003E3E37" w:rsidP="003E3E37">
      <w:pPr>
        <w:numPr>
          <w:ilvl w:val="1"/>
          <w:numId w:val="14"/>
        </w:numPr>
        <w:spacing w:line="240" w:lineRule="auto"/>
        <w:rPr>
          <w:rFonts w:cs="Arial"/>
          <w:lang w:val="en-GB"/>
        </w:rPr>
      </w:pPr>
      <w:r w:rsidRPr="003E3E37">
        <w:rPr>
          <w:rFonts w:cs="Arial"/>
          <w:lang w:val="en-GB"/>
        </w:rPr>
        <w:t>The Parties have agreed on the technical and organisational measures set out in Annex II. The data importer shall carry out regular checks to ensure that these measures continue to provide an appropriate level of security.</w:t>
      </w:r>
    </w:p>
    <w:p w14:paraId="3DFD1B2A" w14:textId="77777777" w:rsidR="003E3E37" w:rsidRPr="003E3E37" w:rsidRDefault="003E3E37" w:rsidP="003E3E37">
      <w:pPr>
        <w:numPr>
          <w:ilvl w:val="1"/>
          <w:numId w:val="10"/>
        </w:numPr>
        <w:spacing w:line="240" w:lineRule="auto"/>
        <w:rPr>
          <w:rFonts w:cs="Arial"/>
          <w:lang w:val="en-GB"/>
        </w:rPr>
      </w:pPr>
      <w:r w:rsidRPr="003E3E37">
        <w:rPr>
          <w:rFonts w:cs="Arial"/>
          <w:lang w:val="en-GB"/>
        </w:rPr>
        <w:t>The data importer shall ensure that persons authorised to process the personal data have committed themselves to confidentiality or are under an appropriate statutory obligation of confidentiality.</w:t>
      </w:r>
    </w:p>
    <w:p w14:paraId="3207DC6C" w14:textId="77777777" w:rsidR="003E3E37" w:rsidRPr="003E3E37" w:rsidRDefault="003E3E37" w:rsidP="003E3E37">
      <w:pPr>
        <w:numPr>
          <w:ilvl w:val="1"/>
          <w:numId w:val="10"/>
        </w:numPr>
        <w:spacing w:line="240" w:lineRule="auto"/>
        <w:rPr>
          <w:rFonts w:cs="Arial"/>
          <w:lang w:val="en-GB"/>
        </w:rPr>
      </w:pPr>
      <w:r w:rsidRPr="003E3E37">
        <w:rPr>
          <w:rFonts w:cs="Arial"/>
          <w:lang w:val="en-GB"/>
        </w:rPr>
        <w:t>In the event of a personal data breach concerning personal data processed by the data importer under these Clauses, the data importer shall take appropriate measures to address the personal data breach, including measures to mitigate its possible adverse effects.</w:t>
      </w:r>
    </w:p>
    <w:p w14:paraId="729FDD9E" w14:textId="77777777" w:rsidR="003E3E37" w:rsidRPr="003E3E37" w:rsidRDefault="003E3E37" w:rsidP="003E3E37">
      <w:pPr>
        <w:numPr>
          <w:ilvl w:val="1"/>
          <w:numId w:val="10"/>
        </w:numPr>
        <w:spacing w:line="240" w:lineRule="auto"/>
        <w:rPr>
          <w:rFonts w:cs="Arial"/>
          <w:lang w:val="en-GB"/>
        </w:rPr>
      </w:pPr>
      <w:r w:rsidRPr="003E3E37">
        <w:rPr>
          <w:rFonts w:cs="Arial"/>
          <w:lang w:val="en-GB"/>
        </w:rPr>
        <w:t xml:space="preserve">In case of a personal data breach that is likely to result in a risk to the rights and freedoms of natural persons, the data importer shall without undue delay notify both the data </w:t>
      </w:r>
      <w:r w:rsidRPr="003E3E37">
        <w:rPr>
          <w:rFonts w:cs="Arial"/>
          <w:lang w:val="en-GB"/>
        </w:rPr>
        <w:lastRenderedPageBreak/>
        <w:t xml:space="preserve">exporter and the competent supervisory authority pursuant to Clause 13. Such notification shall contain i) a description of the nature of the breach (including, where possible, categories and approximate number of data subjects and personal data records concerned), ii) its likely consequences, iii) the measures taken or proposed to address the breach, and iv) the details of a contact point from whom more information can be obtained. To the extent it is not possible for the data importer to provide all the information at the same time, it may do so in phases without undue further delay. </w:t>
      </w:r>
    </w:p>
    <w:p w14:paraId="7A05F40D" w14:textId="77777777" w:rsidR="003E3E37" w:rsidRPr="003E3E37" w:rsidRDefault="003E3E37" w:rsidP="003E3E37">
      <w:pPr>
        <w:numPr>
          <w:ilvl w:val="1"/>
          <w:numId w:val="10"/>
        </w:numPr>
        <w:spacing w:line="240" w:lineRule="auto"/>
        <w:rPr>
          <w:rFonts w:cs="Arial"/>
          <w:lang w:val="en-GB"/>
        </w:rPr>
      </w:pPr>
      <w:r w:rsidRPr="003E3E37">
        <w:rPr>
          <w:rFonts w:cs="Arial"/>
          <w:lang w:val="en-GB"/>
        </w:rPr>
        <w:t xml:space="preserve">In case of a personal data breach that is likely to result in a high risk to the rights and freedoms of natural persons, the data importer shall also notify without undue delay the data subjects concerned of the personal data breach and its nature, if necessary in cooperation with the data exporter, together with the information referred to in paragraph (e), points ii) to iv), unless the data importer has implemented measures to significantly reduce the risk to the rights or freedoms of natural persons, or notification would involve disproportionate efforts. In the latter case, the data importer shall instead issue a public communication or take a similar measure to inform the public of the personal data breach. </w:t>
      </w:r>
    </w:p>
    <w:p w14:paraId="51708817" w14:textId="77777777" w:rsidR="003E3E37" w:rsidRPr="003E3E37" w:rsidRDefault="003E3E37" w:rsidP="003E3E37">
      <w:pPr>
        <w:numPr>
          <w:ilvl w:val="1"/>
          <w:numId w:val="10"/>
        </w:numPr>
        <w:spacing w:line="240" w:lineRule="auto"/>
        <w:rPr>
          <w:rFonts w:cs="Arial"/>
          <w:lang w:val="en-GB"/>
        </w:rPr>
      </w:pPr>
      <w:r w:rsidRPr="003E3E37">
        <w:rPr>
          <w:rFonts w:cs="Arial"/>
          <w:lang w:val="en-GB"/>
        </w:rPr>
        <w:t>The data importer shall document all relevant facts relating to the personal data breach, including its effects and any remedial action taken, and keep a record thereof.</w:t>
      </w:r>
    </w:p>
    <w:p w14:paraId="6521AD73" w14:textId="77777777" w:rsidR="003E3E37" w:rsidRPr="003E3E37" w:rsidRDefault="003E3E37" w:rsidP="003E3E37">
      <w:pPr>
        <w:spacing w:line="240" w:lineRule="auto"/>
        <w:rPr>
          <w:rFonts w:cs="Arial"/>
          <w:b/>
          <w:lang w:val="en-GB"/>
        </w:rPr>
      </w:pPr>
      <w:r w:rsidRPr="003E3E37">
        <w:rPr>
          <w:rFonts w:cs="Arial"/>
          <w:b/>
          <w:lang w:val="en-GB"/>
        </w:rPr>
        <w:t>8.6</w:t>
      </w:r>
      <w:r w:rsidRPr="003E3E37">
        <w:rPr>
          <w:rFonts w:cs="Arial"/>
          <w:b/>
          <w:lang w:val="en-GB"/>
        </w:rPr>
        <w:tab/>
        <w:t>Sensitive data</w:t>
      </w:r>
    </w:p>
    <w:p w14:paraId="5807FF79" w14:textId="77777777" w:rsidR="003E3E37" w:rsidRPr="003E3E37" w:rsidRDefault="003E3E37" w:rsidP="003E3E37">
      <w:pPr>
        <w:spacing w:line="240" w:lineRule="auto"/>
        <w:rPr>
          <w:rFonts w:cs="Arial"/>
          <w:lang w:val="en-GB"/>
        </w:rPr>
      </w:pPr>
      <w:r w:rsidRPr="003E3E37">
        <w:rPr>
          <w:rFonts w:cs="Arial"/>
          <w:lang w:val="en-GB"/>
        </w:rPr>
        <w:t>Where the transfer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or offences (hereinafter “sensitive data”), the data importer shall apply specific restrictions and/or additional safeguards adapted to the specific nature of the data and the risks involved. This may include restricting the personnel permitted to access the personal data, additional security measures (such as pseudonymisation) and/or additional restrictions with respect to further disclosure.</w:t>
      </w:r>
    </w:p>
    <w:p w14:paraId="45E0B7F9" w14:textId="77777777" w:rsidR="003E3E37" w:rsidRPr="003E3E37" w:rsidRDefault="003E3E37" w:rsidP="003E3E37">
      <w:pPr>
        <w:spacing w:line="240" w:lineRule="auto"/>
        <w:rPr>
          <w:rFonts w:cs="Arial"/>
          <w:b/>
          <w:lang w:val="en-GB"/>
        </w:rPr>
      </w:pPr>
      <w:r w:rsidRPr="003E3E37">
        <w:rPr>
          <w:rFonts w:cs="Arial"/>
          <w:b/>
          <w:lang w:val="en-GB"/>
        </w:rPr>
        <w:t>8.7</w:t>
      </w:r>
      <w:r w:rsidRPr="003E3E37">
        <w:rPr>
          <w:rFonts w:cs="Arial"/>
          <w:b/>
          <w:lang w:val="en-GB"/>
        </w:rPr>
        <w:tab/>
        <w:t>Onward transfers</w:t>
      </w:r>
    </w:p>
    <w:p w14:paraId="58FE9E54" w14:textId="77777777" w:rsidR="003E3E37" w:rsidRPr="003E3E37" w:rsidRDefault="003E3E37" w:rsidP="003E3E37">
      <w:pPr>
        <w:spacing w:line="240" w:lineRule="auto"/>
        <w:rPr>
          <w:rFonts w:cs="Arial"/>
          <w:lang w:val="en-GB"/>
        </w:rPr>
      </w:pPr>
      <w:r w:rsidRPr="003E3E37">
        <w:rPr>
          <w:rFonts w:cs="Arial"/>
          <w:lang w:val="en-GB"/>
        </w:rPr>
        <w:t>The data importer shall not disclose the personal data to a third party located outside the European Union</w:t>
      </w:r>
      <w:r w:rsidRPr="003E3E37">
        <w:rPr>
          <w:rFonts w:cs="Arial"/>
          <w:vertAlign w:val="superscript"/>
          <w:lang w:val="en-GB"/>
        </w:rPr>
        <w:footnoteReference w:id="3"/>
      </w:r>
      <w:r w:rsidRPr="003E3E37">
        <w:rPr>
          <w:rFonts w:cs="Arial"/>
          <w:lang w:val="en-GB"/>
        </w:rPr>
        <w:t xml:space="preserve"> (in the same country as the data importer or in another third country, hereinafter “onward transfer”) unless the third party is or agrees to be bound by these Clauses, under the appropriate Module. Otherwise, an onward transfer by the data importer may only take place if: </w:t>
      </w:r>
    </w:p>
    <w:p w14:paraId="3B0CD24F" w14:textId="77777777" w:rsidR="003E3E37" w:rsidRPr="003E3E37" w:rsidRDefault="003E3E37" w:rsidP="003E3E37">
      <w:pPr>
        <w:numPr>
          <w:ilvl w:val="3"/>
          <w:numId w:val="10"/>
        </w:numPr>
        <w:spacing w:line="240" w:lineRule="auto"/>
        <w:rPr>
          <w:rFonts w:cs="Arial"/>
          <w:lang w:val="en-GB"/>
        </w:rPr>
      </w:pPr>
      <w:r w:rsidRPr="003E3E37">
        <w:rPr>
          <w:rFonts w:cs="Arial"/>
          <w:lang w:val="en-GB"/>
        </w:rPr>
        <w:t xml:space="preserve">it is to a country benefitting from an adequacy decision pursuant to Article 45 of Regulation (EU) 2016/679 that covers the onward transfer; </w:t>
      </w:r>
    </w:p>
    <w:p w14:paraId="75ECF9B6" w14:textId="77777777" w:rsidR="003E3E37" w:rsidRPr="003E3E37" w:rsidRDefault="003E3E37" w:rsidP="003E3E37">
      <w:pPr>
        <w:numPr>
          <w:ilvl w:val="3"/>
          <w:numId w:val="10"/>
        </w:numPr>
        <w:spacing w:line="240" w:lineRule="auto"/>
        <w:rPr>
          <w:rFonts w:cs="Arial"/>
          <w:lang w:val="en-GB"/>
        </w:rPr>
      </w:pPr>
      <w:r w:rsidRPr="003E3E37">
        <w:rPr>
          <w:rFonts w:cs="Arial"/>
          <w:lang w:val="en-GB"/>
        </w:rPr>
        <w:t>the third party otherwise ensures appropriate safeguards pursuant to Articles 46 or 47 of Regulation (EU) 2016/679 with respect to the processing in question;</w:t>
      </w:r>
    </w:p>
    <w:p w14:paraId="1F34B33B" w14:textId="77777777" w:rsidR="003E3E37" w:rsidRPr="003E3E37" w:rsidRDefault="003E3E37" w:rsidP="003E3E37">
      <w:pPr>
        <w:numPr>
          <w:ilvl w:val="3"/>
          <w:numId w:val="10"/>
        </w:numPr>
        <w:spacing w:line="240" w:lineRule="auto"/>
        <w:rPr>
          <w:rFonts w:cs="Arial"/>
          <w:lang w:val="en-GB"/>
        </w:rPr>
      </w:pPr>
      <w:r w:rsidRPr="003E3E37">
        <w:rPr>
          <w:rFonts w:cs="Arial"/>
          <w:lang w:val="en-GB"/>
        </w:rPr>
        <w:t>the third party enters into a binding instrument with the data importer ensuring the same level of data protection as under these Clauses, and the data importer provides a copy of these safeguards to the data exporter;</w:t>
      </w:r>
    </w:p>
    <w:p w14:paraId="43CC9881" w14:textId="77777777" w:rsidR="003E3E37" w:rsidRPr="003E3E37" w:rsidRDefault="003E3E37" w:rsidP="003E3E37">
      <w:pPr>
        <w:numPr>
          <w:ilvl w:val="3"/>
          <w:numId w:val="10"/>
        </w:numPr>
        <w:spacing w:line="240" w:lineRule="auto"/>
        <w:rPr>
          <w:rFonts w:cs="Arial"/>
          <w:lang w:val="en-GB"/>
        </w:rPr>
      </w:pPr>
      <w:r w:rsidRPr="003E3E37">
        <w:rPr>
          <w:rFonts w:cs="Arial"/>
          <w:lang w:val="en-GB"/>
        </w:rPr>
        <w:t>it is necessary for the establishment, exercise or defence of legal claims in the context of specific administrative, regulatory or judicial proceedings;</w:t>
      </w:r>
    </w:p>
    <w:p w14:paraId="1B035DF0" w14:textId="77777777" w:rsidR="003E3E37" w:rsidRPr="003E3E37" w:rsidRDefault="003E3E37" w:rsidP="003E3E37">
      <w:pPr>
        <w:numPr>
          <w:ilvl w:val="3"/>
          <w:numId w:val="10"/>
        </w:numPr>
        <w:spacing w:line="240" w:lineRule="auto"/>
        <w:rPr>
          <w:rFonts w:cs="Arial"/>
          <w:lang w:val="en-GB"/>
        </w:rPr>
      </w:pPr>
      <w:r w:rsidRPr="003E3E37">
        <w:rPr>
          <w:rFonts w:cs="Arial"/>
          <w:lang w:val="en-GB"/>
        </w:rPr>
        <w:t>it is necessary in order to protect the vital interests of the data subject or of another natural person; or</w:t>
      </w:r>
    </w:p>
    <w:p w14:paraId="6B378831" w14:textId="77777777" w:rsidR="003E3E37" w:rsidRPr="003E3E37" w:rsidRDefault="003E3E37" w:rsidP="003E3E37">
      <w:pPr>
        <w:numPr>
          <w:ilvl w:val="3"/>
          <w:numId w:val="10"/>
        </w:numPr>
        <w:spacing w:line="240" w:lineRule="auto"/>
        <w:rPr>
          <w:rFonts w:cs="Arial"/>
          <w:lang w:val="en-GB"/>
        </w:rPr>
      </w:pPr>
      <w:r w:rsidRPr="003E3E37">
        <w:rPr>
          <w:rFonts w:cs="Arial"/>
          <w:lang w:val="en-GB"/>
        </w:rPr>
        <w:t xml:space="preserve">where none of the other conditions apply, the data importer has obtained the explicit consent of the data subject for an onward transfer in a specific situation, after having informed him/her of its purpose(s), the identity of the recipient and the possible risks of such transfer to him/her due to the lack of appropriate data protection safeguards. </w:t>
      </w:r>
      <w:r w:rsidRPr="003E3E37">
        <w:rPr>
          <w:rFonts w:cs="Arial"/>
          <w:lang w:val="en-GB"/>
        </w:rPr>
        <w:lastRenderedPageBreak/>
        <w:t>In this case, the data importer shall inform the data exporter and, at the request of the latter, shall transmit to it a copy of the information provided to the data subject.</w:t>
      </w:r>
    </w:p>
    <w:p w14:paraId="4C70AEFE" w14:textId="77777777" w:rsidR="003E3E37" w:rsidRPr="003E3E37" w:rsidRDefault="003E3E37" w:rsidP="003E3E37">
      <w:pPr>
        <w:spacing w:line="240" w:lineRule="auto"/>
        <w:rPr>
          <w:rFonts w:cs="Arial"/>
          <w:lang w:val="en-GB"/>
        </w:rPr>
      </w:pPr>
      <w:r w:rsidRPr="003E3E37">
        <w:rPr>
          <w:rFonts w:cs="Arial"/>
          <w:lang w:val="en-GB"/>
        </w:rPr>
        <w:t>Any onward transfer is subject to compliance by the data importer with all the other safeguards under these Clauses, in particular purpose limitation.</w:t>
      </w:r>
    </w:p>
    <w:p w14:paraId="19F63565" w14:textId="77777777" w:rsidR="003E3E37" w:rsidRPr="003E3E37" w:rsidRDefault="003E3E37" w:rsidP="003E3E37">
      <w:pPr>
        <w:spacing w:line="240" w:lineRule="auto"/>
        <w:rPr>
          <w:rFonts w:cs="Arial"/>
          <w:b/>
          <w:lang w:val="en-GB"/>
        </w:rPr>
      </w:pPr>
      <w:r w:rsidRPr="003E3E37">
        <w:rPr>
          <w:rFonts w:cs="Arial"/>
          <w:b/>
          <w:lang w:val="en-GB"/>
        </w:rPr>
        <w:t>8.8</w:t>
      </w:r>
      <w:r w:rsidRPr="003E3E37">
        <w:rPr>
          <w:rFonts w:cs="Arial"/>
          <w:b/>
          <w:lang w:val="en-GB"/>
        </w:rPr>
        <w:tab/>
        <w:t>Processing under the authority of the data importer</w:t>
      </w:r>
    </w:p>
    <w:p w14:paraId="156B257B" w14:textId="77777777" w:rsidR="003E3E37" w:rsidRPr="003E3E37" w:rsidRDefault="003E3E37" w:rsidP="003E3E37">
      <w:pPr>
        <w:spacing w:line="240" w:lineRule="auto"/>
        <w:rPr>
          <w:rFonts w:cs="Arial"/>
          <w:lang w:val="en-GB"/>
        </w:rPr>
      </w:pPr>
      <w:r w:rsidRPr="003E3E37">
        <w:rPr>
          <w:rFonts w:cs="Arial"/>
          <w:lang w:val="en-GB"/>
        </w:rPr>
        <w:t xml:space="preserve">The data importer shall ensure that any person acting under its authority, including a processor, processes the data only on its instructions. </w:t>
      </w:r>
    </w:p>
    <w:p w14:paraId="4A89A597" w14:textId="77777777" w:rsidR="003E3E37" w:rsidRPr="003E3E37" w:rsidRDefault="003E3E37" w:rsidP="003E3E37">
      <w:pPr>
        <w:spacing w:line="240" w:lineRule="auto"/>
        <w:rPr>
          <w:rFonts w:cs="Arial"/>
          <w:b/>
          <w:lang w:val="en-GB"/>
        </w:rPr>
      </w:pPr>
      <w:r w:rsidRPr="003E3E37">
        <w:rPr>
          <w:rFonts w:cs="Arial"/>
          <w:b/>
          <w:lang w:val="en-GB"/>
        </w:rPr>
        <w:t>8.9</w:t>
      </w:r>
      <w:r w:rsidRPr="003E3E37">
        <w:rPr>
          <w:rFonts w:cs="Arial"/>
          <w:b/>
          <w:lang w:val="en-GB"/>
        </w:rPr>
        <w:tab/>
        <w:t>Documentation and compliance</w:t>
      </w:r>
    </w:p>
    <w:p w14:paraId="1DA27DC1" w14:textId="77777777" w:rsidR="003E3E37" w:rsidRPr="003E3E37" w:rsidRDefault="003E3E37" w:rsidP="003E3E37">
      <w:pPr>
        <w:numPr>
          <w:ilvl w:val="1"/>
          <w:numId w:val="15"/>
        </w:numPr>
        <w:spacing w:line="240" w:lineRule="auto"/>
        <w:rPr>
          <w:rFonts w:cs="Arial"/>
          <w:lang w:val="en-GB"/>
        </w:rPr>
      </w:pPr>
      <w:r w:rsidRPr="003E3E37">
        <w:rPr>
          <w:rFonts w:cs="Arial"/>
          <w:lang w:val="en-GB"/>
        </w:rPr>
        <w:t>Each Party shall be able to demonstrate compliance with its obligations under these Clauses. In particular, the data importer shall keep appropriate documentation of the processing activities carried out under its responsibility.</w:t>
      </w:r>
    </w:p>
    <w:p w14:paraId="7DBF1E2A" w14:textId="77777777" w:rsidR="003E3E37" w:rsidRPr="003E3E37" w:rsidRDefault="003E3E37" w:rsidP="003E3E37">
      <w:pPr>
        <w:numPr>
          <w:ilvl w:val="1"/>
          <w:numId w:val="10"/>
        </w:numPr>
        <w:spacing w:line="240" w:lineRule="auto"/>
        <w:rPr>
          <w:rFonts w:cs="Arial"/>
          <w:lang w:val="en-GB"/>
        </w:rPr>
      </w:pPr>
      <w:r w:rsidRPr="003E3E37">
        <w:rPr>
          <w:rFonts w:cs="Arial"/>
          <w:lang w:val="en-GB"/>
        </w:rPr>
        <w:t>The data importer shall make such documentation available to the competent supervisory authority on request.</w:t>
      </w:r>
    </w:p>
    <w:p w14:paraId="27F53549" w14:textId="77777777" w:rsidR="003E3E37" w:rsidRPr="003E3E37" w:rsidRDefault="003E3E37" w:rsidP="003E3E37">
      <w:pPr>
        <w:spacing w:line="240" w:lineRule="auto"/>
        <w:rPr>
          <w:rFonts w:cs="Arial"/>
          <w:b/>
          <w:lang w:val="en-GB"/>
        </w:rPr>
      </w:pPr>
    </w:p>
    <w:p w14:paraId="0509E719" w14:textId="77777777" w:rsidR="003E3E37" w:rsidRPr="003E3E37" w:rsidRDefault="003E3E37" w:rsidP="003E3E37">
      <w:pPr>
        <w:spacing w:line="240" w:lineRule="auto"/>
        <w:rPr>
          <w:rFonts w:cs="Arial"/>
          <w:i/>
          <w:lang w:val="en-GB"/>
        </w:rPr>
      </w:pPr>
      <w:r w:rsidRPr="003E3E37">
        <w:rPr>
          <w:rFonts w:cs="Arial"/>
          <w:i/>
          <w:lang w:val="en-GB"/>
        </w:rPr>
        <w:t>Clause 10</w:t>
      </w:r>
    </w:p>
    <w:p w14:paraId="67F358AF" w14:textId="77777777" w:rsidR="003E3E37" w:rsidRPr="003E3E37" w:rsidRDefault="003E3E37" w:rsidP="003E3E37">
      <w:pPr>
        <w:spacing w:line="240" w:lineRule="auto"/>
        <w:rPr>
          <w:rFonts w:cs="Arial"/>
          <w:b/>
          <w:i/>
          <w:lang w:val="en-GB"/>
        </w:rPr>
      </w:pPr>
      <w:r w:rsidRPr="003E3E37">
        <w:rPr>
          <w:rFonts w:cs="Arial"/>
          <w:b/>
          <w:i/>
          <w:lang w:val="en-GB"/>
        </w:rPr>
        <w:t>Data subject rights</w:t>
      </w:r>
    </w:p>
    <w:p w14:paraId="7D9E3106" w14:textId="77777777" w:rsidR="003E3E37" w:rsidRPr="003E3E37" w:rsidRDefault="003E3E37" w:rsidP="003E3E37">
      <w:pPr>
        <w:spacing w:line="240" w:lineRule="auto"/>
        <w:rPr>
          <w:rFonts w:cs="Arial"/>
          <w:b/>
          <w:i/>
          <w:lang w:val="en-GB"/>
        </w:rPr>
      </w:pPr>
    </w:p>
    <w:p w14:paraId="38CBB242" w14:textId="77777777" w:rsidR="003E3E37" w:rsidRPr="003E3E37" w:rsidRDefault="003E3E37" w:rsidP="003E3E37">
      <w:pPr>
        <w:spacing w:line="240" w:lineRule="auto"/>
        <w:rPr>
          <w:rFonts w:cs="Arial"/>
          <w:b/>
          <w:lang w:val="en-GB"/>
        </w:rPr>
      </w:pPr>
    </w:p>
    <w:p w14:paraId="79826A36" w14:textId="77777777" w:rsidR="003E3E37" w:rsidRPr="003E3E37" w:rsidRDefault="003E3E37" w:rsidP="003E3E37">
      <w:pPr>
        <w:numPr>
          <w:ilvl w:val="1"/>
          <w:numId w:val="16"/>
        </w:numPr>
        <w:spacing w:line="240" w:lineRule="auto"/>
        <w:rPr>
          <w:rFonts w:cs="Arial"/>
          <w:lang w:val="en-GB"/>
        </w:rPr>
      </w:pPr>
      <w:r w:rsidRPr="003E3E37">
        <w:rPr>
          <w:rFonts w:cs="Arial"/>
          <w:lang w:val="en-GB"/>
        </w:rPr>
        <w:t>The data importer, where relevant with the assistance of the data exporter, shall deal with any enquiries and requests it receives from a data subject relating to the processing of his/her personal data and the exercise of his/her rights under these Clauses without undue delay and at the latest within one month of the receipt of the enquiry or request.</w:t>
      </w:r>
      <w:r w:rsidRPr="003E3E37">
        <w:rPr>
          <w:rFonts w:cs="Arial"/>
          <w:vertAlign w:val="superscript"/>
          <w:lang w:val="en-GB"/>
        </w:rPr>
        <w:footnoteReference w:id="4"/>
      </w:r>
      <w:r w:rsidRPr="003E3E37">
        <w:rPr>
          <w:rFonts w:cs="Arial"/>
          <w:lang w:val="en-GB"/>
        </w:rPr>
        <w:t xml:space="preserve"> The data importer shall take appropriate measures to facilitate such enquiries, requests and the exercise of data subject rights. Any information provided to the data subject shall be in an intelligible and easily accessible form, using clear and plain language.</w:t>
      </w:r>
    </w:p>
    <w:p w14:paraId="1B318A76" w14:textId="77777777" w:rsidR="003E3E37" w:rsidRPr="003E3E37" w:rsidRDefault="003E3E37" w:rsidP="003E3E37">
      <w:pPr>
        <w:numPr>
          <w:ilvl w:val="1"/>
          <w:numId w:val="10"/>
        </w:numPr>
        <w:spacing w:line="240" w:lineRule="auto"/>
        <w:rPr>
          <w:rFonts w:cs="Arial"/>
          <w:lang w:val="en-GB"/>
        </w:rPr>
      </w:pPr>
      <w:r w:rsidRPr="003E3E37">
        <w:rPr>
          <w:rFonts w:cs="Arial"/>
          <w:lang w:val="en-GB"/>
        </w:rPr>
        <w:t>In particular, upon request by the data subject the data importer shall, free of charge :</w:t>
      </w:r>
    </w:p>
    <w:p w14:paraId="5699999F" w14:textId="77777777" w:rsidR="003E3E37" w:rsidRPr="003E3E37" w:rsidRDefault="003E3E37" w:rsidP="003E3E37">
      <w:pPr>
        <w:numPr>
          <w:ilvl w:val="3"/>
          <w:numId w:val="10"/>
        </w:numPr>
        <w:spacing w:line="240" w:lineRule="auto"/>
        <w:rPr>
          <w:rFonts w:cs="Arial"/>
          <w:lang w:val="en-GB"/>
        </w:rPr>
      </w:pPr>
      <w:r w:rsidRPr="003E3E37">
        <w:rPr>
          <w:rFonts w:cs="Arial"/>
          <w:lang w:val="en-GB"/>
        </w:rPr>
        <w:t xml:space="preserve">provide confirmation to the data subject as to whether personal data concerning him/her is being processed and, where this is the case, a copy of the data relating to him/her and the information in Annex I; if personal data has been or will be onward transferred, provide information on recipients or categories of recipients (as appropriate with a view to providing meaningful information) to which the personal data has been or will be onward transferred, the purpose of such onward transfers and their ground pursuant to Clause 8.7; and provide information on the right to lodge a complaint with a supervisory authority in accordance with Clause 12(c)(i); </w:t>
      </w:r>
    </w:p>
    <w:p w14:paraId="5DA750E9" w14:textId="77777777" w:rsidR="003E3E37" w:rsidRPr="003E3E37" w:rsidRDefault="003E3E37" w:rsidP="003E3E37">
      <w:pPr>
        <w:numPr>
          <w:ilvl w:val="3"/>
          <w:numId w:val="10"/>
        </w:numPr>
        <w:spacing w:line="240" w:lineRule="auto"/>
        <w:rPr>
          <w:rFonts w:cs="Arial"/>
          <w:lang w:val="en-GB"/>
        </w:rPr>
      </w:pPr>
      <w:r w:rsidRPr="003E3E37">
        <w:rPr>
          <w:rFonts w:cs="Arial"/>
          <w:lang w:val="en-GB"/>
        </w:rPr>
        <w:t xml:space="preserve">rectify inaccurate or incomplete data concerning the data subject; </w:t>
      </w:r>
    </w:p>
    <w:p w14:paraId="76D7E6EA" w14:textId="77777777" w:rsidR="003E3E37" w:rsidRPr="003E3E37" w:rsidRDefault="003E3E37" w:rsidP="003E3E37">
      <w:pPr>
        <w:numPr>
          <w:ilvl w:val="3"/>
          <w:numId w:val="10"/>
        </w:numPr>
        <w:spacing w:line="240" w:lineRule="auto"/>
        <w:rPr>
          <w:rFonts w:cs="Arial"/>
          <w:lang w:val="en-GB"/>
        </w:rPr>
      </w:pPr>
      <w:r w:rsidRPr="003E3E37">
        <w:rPr>
          <w:rFonts w:cs="Arial"/>
          <w:lang w:val="en-GB"/>
        </w:rPr>
        <w:t xml:space="preserve">erase personal data concerning the data subject if such data is being or has been processed in violation of any of these Clauses ensuring third-party beneficiary rights, or if the data subject withdraws the consent on which the processing is based. </w:t>
      </w:r>
    </w:p>
    <w:p w14:paraId="53C28AE7" w14:textId="77777777" w:rsidR="003E3E37" w:rsidRPr="003E3E37" w:rsidRDefault="003E3E37" w:rsidP="003E3E37">
      <w:pPr>
        <w:numPr>
          <w:ilvl w:val="1"/>
          <w:numId w:val="10"/>
        </w:numPr>
        <w:spacing w:line="240" w:lineRule="auto"/>
        <w:rPr>
          <w:rFonts w:cs="Arial"/>
          <w:lang w:val="en-GB"/>
        </w:rPr>
      </w:pPr>
      <w:r w:rsidRPr="003E3E37">
        <w:rPr>
          <w:rFonts w:cs="Arial"/>
          <w:lang w:val="en-GB"/>
        </w:rPr>
        <w:t xml:space="preserve">Where the data importer processes the personal data for direct marketing purposes, it shall cease processing for such purposes if the data subject objects to it. </w:t>
      </w:r>
    </w:p>
    <w:p w14:paraId="6957AF56" w14:textId="77777777" w:rsidR="003E3E37" w:rsidRPr="003E3E37" w:rsidRDefault="003E3E37" w:rsidP="003E3E37">
      <w:pPr>
        <w:numPr>
          <w:ilvl w:val="1"/>
          <w:numId w:val="10"/>
        </w:numPr>
        <w:spacing w:line="240" w:lineRule="auto"/>
        <w:rPr>
          <w:rFonts w:cs="Arial"/>
          <w:lang w:val="en-GB"/>
        </w:rPr>
      </w:pPr>
      <w:r w:rsidRPr="003E3E37">
        <w:rPr>
          <w:rFonts w:cs="Arial"/>
          <w:lang w:val="en-GB"/>
        </w:rPr>
        <w:t>The data importer shall not make a decision based solely on the automated processing of the personal data transferred (hereinafter “automated decision”), which would produce legal effects concerning the data subject or similarly significantly affect him / her, unless with the explicit consent of the data subject or if authorised to do so under the laws of the country of destination, provided that such laws lays down suitable measures to safeguard the data subject’s rights and legitimate interests. In this case, the data importer shall, where necessary in cooperation with the data exporter:</w:t>
      </w:r>
    </w:p>
    <w:p w14:paraId="63EE53E7" w14:textId="77777777" w:rsidR="003E3E37" w:rsidRPr="003E3E37" w:rsidRDefault="003E3E37" w:rsidP="003E3E37">
      <w:pPr>
        <w:numPr>
          <w:ilvl w:val="3"/>
          <w:numId w:val="10"/>
        </w:numPr>
        <w:spacing w:line="240" w:lineRule="auto"/>
        <w:rPr>
          <w:rFonts w:cs="Arial"/>
          <w:lang w:val="en-GB"/>
        </w:rPr>
      </w:pPr>
      <w:r w:rsidRPr="003E3E37">
        <w:rPr>
          <w:rFonts w:cs="Arial"/>
          <w:lang w:val="en-GB"/>
        </w:rPr>
        <w:t>inform the data subject about the envisaged automated decision, the envisaged consequences and the logic involved; and</w:t>
      </w:r>
    </w:p>
    <w:p w14:paraId="4915A0B4" w14:textId="77777777" w:rsidR="003E3E37" w:rsidRPr="003E3E37" w:rsidRDefault="003E3E37" w:rsidP="003E3E37">
      <w:pPr>
        <w:numPr>
          <w:ilvl w:val="3"/>
          <w:numId w:val="10"/>
        </w:numPr>
        <w:spacing w:line="240" w:lineRule="auto"/>
        <w:rPr>
          <w:rFonts w:cs="Arial"/>
          <w:lang w:val="en-GB"/>
        </w:rPr>
      </w:pPr>
      <w:r w:rsidRPr="003E3E37">
        <w:rPr>
          <w:rFonts w:cs="Arial"/>
          <w:lang w:val="en-GB"/>
        </w:rPr>
        <w:lastRenderedPageBreak/>
        <w:t xml:space="preserve">implement suitable safeguards, at least by enabling the data subject to contest the decision, express his/her point of view and obtain review by a human being. </w:t>
      </w:r>
    </w:p>
    <w:p w14:paraId="5DC306C9" w14:textId="77777777" w:rsidR="003E3E37" w:rsidRPr="003E3E37" w:rsidRDefault="003E3E37" w:rsidP="003E3E37">
      <w:pPr>
        <w:numPr>
          <w:ilvl w:val="1"/>
          <w:numId w:val="10"/>
        </w:numPr>
        <w:spacing w:line="240" w:lineRule="auto"/>
        <w:rPr>
          <w:rFonts w:cs="Arial"/>
          <w:lang w:val="en-GB"/>
        </w:rPr>
      </w:pPr>
      <w:r w:rsidRPr="003E3E37">
        <w:rPr>
          <w:rFonts w:cs="Arial"/>
          <w:lang w:val="en-GB"/>
        </w:rPr>
        <w:t>Where requests from a data subject are excessive, in particular because of their repetitive character, the data importer may either charge a reasonable fee taking into account the administrative costs of granting the request or refuse to act on the request.</w:t>
      </w:r>
    </w:p>
    <w:p w14:paraId="1DE82E5B" w14:textId="77777777" w:rsidR="003E3E37" w:rsidRPr="003E3E37" w:rsidRDefault="003E3E37" w:rsidP="003E3E37">
      <w:pPr>
        <w:numPr>
          <w:ilvl w:val="1"/>
          <w:numId w:val="10"/>
        </w:numPr>
        <w:spacing w:line="240" w:lineRule="auto"/>
        <w:rPr>
          <w:rFonts w:cs="Arial"/>
          <w:lang w:val="en-GB"/>
        </w:rPr>
      </w:pPr>
      <w:r w:rsidRPr="003E3E37">
        <w:rPr>
          <w:rFonts w:cs="Arial"/>
          <w:lang w:val="en-GB"/>
        </w:rPr>
        <w:t>The data importer may refuse a data subject’s request if such refusal is allowed under the laws of the country of destination and is necessary and proportionate in a democratic society to protect one of the objectives listed in Article 23(1) of Regulation (EU) 2016/679.</w:t>
      </w:r>
    </w:p>
    <w:p w14:paraId="6F470AA9" w14:textId="77777777" w:rsidR="003E3E37" w:rsidRPr="003E3E37" w:rsidRDefault="003E3E37" w:rsidP="003E3E37">
      <w:pPr>
        <w:numPr>
          <w:ilvl w:val="1"/>
          <w:numId w:val="10"/>
        </w:numPr>
        <w:spacing w:line="240" w:lineRule="auto"/>
        <w:rPr>
          <w:rFonts w:cs="Arial"/>
          <w:lang w:val="en-GB"/>
        </w:rPr>
      </w:pPr>
      <w:r w:rsidRPr="003E3E37">
        <w:rPr>
          <w:rFonts w:cs="Arial"/>
          <w:lang w:val="en-GB"/>
        </w:rPr>
        <w:t>If the data importer intends to refuse a data subject’s request, it shall inform the data subject of the reasons for the refusal and the possibility of lodging a complaint with the competent supervisory authority and/or seeking judicial redress.</w:t>
      </w:r>
    </w:p>
    <w:p w14:paraId="1370D8AD" w14:textId="77777777" w:rsidR="003E3E37" w:rsidRPr="003E3E37" w:rsidRDefault="003E3E37" w:rsidP="003E3E37">
      <w:pPr>
        <w:spacing w:line="240" w:lineRule="auto"/>
        <w:rPr>
          <w:rFonts w:cs="Arial"/>
          <w:b/>
          <w:lang w:val="en-GB"/>
        </w:rPr>
      </w:pPr>
    </w:p>
    <w:p w14:paraId="6B35323F" w14:textId="77777777" w:rsidR="003E3E37" w:rsidRPr="003E3E37" w:rsidRDefault="003E3E37" w:rsidP="003E3E37">
      <w:pPr>
        <w:spacing w:line="240" w:lineRule="auto"/>
        <w:rPr>
          <w:rFonts w:cs="Arial"/>
          <w:lang w:val="en-GB"/>
        </w:rPr>
      </w:pPr>
    </w:p>
    <w:p w14:paraId="72D58D13" w14:textId="77777777" w:rsidR="003E3E37" w:rsidRPr="003E3E37" w:rsidRDefault="003E3E37" w:rsidP="003E3E37">
      <w:pPr>
        <w:spacing w:line="240" w:lineRule="auto"/>
        <w:rPr>
          <w:rFonts w:cs="Arial"/>
          <w:b/>
          <w:lang w:val="en-GB"/>
        </w:rPr>
      </w:pPr>
    </w:p>
    <w:p w14:paraId="05920B37" w14:textId="77777777" w:rsidR="003E3E37" w:rsidRPr="003E3E37" w:rsidRDefault="003E3E37" w:rsidP="003E3E37">
      <w:pPr>
        <w:spacing w:line="240" w:lineRule="auto"/>
        <w:rPr>
          <w:rFonts w:cs="Arial"/>
          <w:i/>
          <w:lang w:val="en-GB"/>
        </w:rPr>
      </w:pPr>
      <w:r w:rsidRPr="003E3E37">
        <w:rPr>
          <w:rFonts w:cs="Arial"/>
          <w:i/>
          <w:lang w:val="en-GB"/>
        </w:rPr>
        <w:t>Clause 11</w:t>
      </w:r>
    </w:p>
    <w:p w14:paraId="4EC4F374" w14:textId="77777777" w:rsidR="003E3E37" w:rsidRPr="003E3E37" w:rsidRDefault="003E3E37" w:rsidP="003E3E37">
      <w:pPr>
        <w:spacing w:line="240" w:lineRule="auto"/>
        <w:rPr>
          <w:rFonts w:cs="Arial"/>
          <w:b/>
          <w:i/>
          <w:lang w:val="en-GB"/>
        </w:rPr>
      </w:pPr>
      <w:r w:rsidRPr="003E3E37">
        <w:rPr>
          <w:rFonts w:cs="Arial"/>
          <w:b/>
          <w:i/>
          <w:lang w:val="en-GB"/>
        </w:rPr>
        <w:t>Redress</w:t>
      </w:r>
    </w:p>
    <w:p w14:paraId="74BC8500" w14:textId="77777777" w:rsidR="003E3E37" w:rsidRPr="003E3E37" w:rsidRDefault="003E3E37" w:rsidP="003E3E37">
      <w:pPr>
        <w:numPr>
          <w:ilvl w:val="1"/>
          <w:numId w:val="17"/>
        </w:numPr>
        <w:spacing w:line="240" w:lineRule="auto"/>
        <w:rPr>
          <w:rFonts w:cs="Arial"/>
          <w:lang w:val="en-GB"/>
        </w:rPr>
      </w:pPr>
      <w:r w:rsidRPr="003E3E37">
        <w:rPr>
          <w:rFonts w:cs="Arial"/>
          <w:lang w:val="en-GB"/>
        </w:rPr>
        <w:t xml:space="preserve">The data importer shall inform data subjects in a transparent and easily accessible format, through individual notice or on its website, of a contact point authorised to handle complaints. It shall deal promptly with any complaints it receives from a data subject. </w:t>
      </w:r>
    </w:p>
    <w:p w14:paraId="6C3CDE12" w14:textId="080FDD07" w:rsidR="003E3E37" w:rsidRPr="003E3E37" w:rsidRDefault="003E3E37" w:rsidP="003E3E37">
      <w:pPr>
        <w:spacing w:line="240" w:lineRule="auto"/>
        <w:rPr>
          <w:rFonts w:cs="Arial"/>
          <w:lang w:val="en-GB"/>
        </w:rPr>
      </w:pPr>
      <w:r w:rsidRPr="003E3E37">
        <w:rPr>
          <w:rFonts w:cs="Arial"/>
          <w:vertAlign w:val="superscript"/>
          <w:lang w:val="en-GB"/>
        </w:rPr>
        <w:footnoteReference w:id="5"/>
      </w:r>
    </w:p>
    <w:p w14:paraId="762037EB" w14:textId="77777777" w:rsidR="003E3E37" w:rsidRPr="003E3E37" w:rsidRDefault="003E3E37" w:rsidP="003E3E37">
      <w:pPr>
        <w:numPr>
          <w:ilvl w:val="1"/>
          <w:numId w:val="17"/>
        </w:numPr>
        <w:spacing w:line="240" w:lineRule="auto"/>
        <w:rPr>
          <w:rFonts w:cs="Arial"/>
          <w:lang w:val="en-GB"/>
        </w:rPr>
      </w:pPr>
      <w:r w:rsidRPr="003E3E37">
        <w:rPr>
          <w:rFonts w:cs="Arial"/>
          <w:lang w:val="en-GB"/>
        </w:rPr>
        <w:t xml:space="preserve">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   </w:t>
      </w:r>
    </w:p>
    <w:p w14:paraId="4D0E3B6A" w14:textId="77777777" w:rsidR="003E3E37" w:rsidRPr="003E3E37" w:rsidRDefault="003E3E37" w:rsidP="003E3E37">
      <w:pPr>
        <w:numPr>
          <w:ilvl w:val="1"/>
          <w:numId w:val="10"/>
        </w:numPr>
        <w:spacing w:line="240" w:lineRule="auto"/>
        <w:rPr>
          <w:rFonts w:cs="Arial"/>
          <w:lang w:val="en-GB"/>
        </w:rPr>
      </w:pPr>
      <w:r w:rsidRPr="003E3E37">
        <w:rPr>
          <w:rFonts w:cs="Arial"/>
          <w:lang w:val="en-GB"/>
        </w:rPr>
        <w:t xml:space="preserve">Where the data subject invokes a third-party beneficiary right pursuant to Clause 3, the data importer shall accept the decision of the data subject to: </w:t>
      </w:r>
    </w:p>
    <w:p w14:paraId="360A33E4" w14:textId="77777777" w:rsidR="003E3E37" w:rsidRPr="003E3E37" w:rsidRDefault="003E3E37" w:rsidP="003E3E37">
      <w:pPr>
        <w:numPr>
          <w:ilvl w:val="3"/>
          <w:numId w:val="10"/>
        </w:numPr>
        <w:spacing w:line="240" w:lineRule="auto"/>
        <w:rPr>
          <w:rFonts w:cs="Arial"/>
          <w:lang w:val="en-GB"/>
        </w:rPr>
      </w:pPr>
      <w:r w:rsidRPr="003E3E37">
        <w:rPr>
          <w:rFonts w:cs="Arial"/>
          <w:lang w:val="en-GB"/>
        </w:rPr>
        <w:t>lodge a complaint with the supervisory authority in the Member State of his/her habitual residence or place of work, or the competent supervisory authority pursuant to Clause 13;</w:t>
      </w:r>
    </w:p>
    <w:p w14:paraId="40757843" w14:textId="77777777" w:rsidR="003E3E37" w:rsidRPr="003E3E37" w:rsidRDefault="003E3E37" w:rsidP="003E3E37">
      <w:pPr>
        <w:numPr>
          <w:ilvl w:val="3"/>
          <w:numId w:val="10"/>
        </w:numPr>
        <w:spacing w:line="240" w:lineRule="auto"/>
        <w:rPr>
          <w:rFonts w:cs="Arial"/>
          <w:lang w:val="en-GB"/>
        </w:rPr>
      </w:pPr>
      <w:r w:rsidRPr="003E3E37">
        <w:rPr>
          <w:rFonts w:cs="Arial"/>
          <w:lang w:val="en-GB"/>
        </w:rPr>
        <w:t>refer the dispute to the competent courts within the meaning of Clause 18.</w:t>
      </w:r>
    </w:p>
    <w:p w14:paraId="75937249" w14:textId="77777777" w:rsidR="003E3E37" w:rsidRPr="003E3E37" w:rsidRDefault="003E3E37" w:rsidP="003E3E37">
      <w:pPr>
        <w:numPr>
          <w:ilvl w:val="1"/>
          <w:numId w:val="10"/>
        </w:numPr>
        <w:spacing w:line="240" w:lineRule="auto"/>
        <w:rPr>
          <w:rFonts w:cs="Arial"/>
          <w:lang w:val="en-GB"/>
        </w:rPr>
      </w:pPr>
      <w:r w:rsidRPr="003E3E37">
        <w:rPr>
          <w:rFonts w:cs="Arial"/>
          <w:lang w:val="en-GB"/>
        </w:rPr>
        <w:t xml:space="preserve">The Parties accept that the data subject may be represented by a not-for-profit body, organisation or association under the conditions set out in Article 80(1) of Regulation (EU) 2016/679. </w:t>
      </w:r>
    </w:p>
    <w:p w14:paraId="34945374" w14:textId="77777777" w:rsidR="003E3E37" w:rsidRPr="003E3E37" w:rsidRDefault="003E3E37" w:rsidP="003E3E37">
      <w:pPr>
        <w:numPr>
          <w:ilvl w:val="1"/>
          <w:numId w:val="10"/>
        </w:numPr>
        <w:spacing w:line="240" w:lineRule="auto"/>
        <w:rPr>
          <w:rFonts w:cs="Arial"/>
          <w:lang w:val="en-GB"/>
        </w:rPr>
      </w:pPr>
      <w:r w:rsidRPr="003E3E37">
        <w:rPr>
          <w:rFonts w:cs="Arial"/>
          <w:lang w:val="en-GB"/>
        </w:rPr>
        <w:t>The data importer shall abide by a decision that is binding under the applicable EU or Member State law.</w:t>
      </w:r>
    </w:p>
    <w:p w14:paraId="39526993" w14:textId="77777777" w:rsidR="003E3E37" w:rsidRPr="003E3E37" w:rsidRDefault="003E3E37" w:rsidP="003E3E37">
      <w:pPr>
        <w:numPr>
          <w:ilvl w:val="1"/>
          <w:numId w:val="10"/>
        </w:numPr>
        <w:spacing w:line="240" w:lineRule="auto"/>
        <w:rPr>
          <w:rFonts w:cs="Arial"/>
          <w:lang w:val="en-GB"/>
        </w:rPr>
      </w:pPr>
      <w:r w:rsidRPr="003E3E37">
        <w:rPr>
          <w:rFonts w:cs="Arial"/>
          <w:lang w:val="en-GB"/>
        </w:rPr>
        <w:t>The data importer agrees that the choice made by the data subject will not prejudice his/her substantive and procedural rights to seek remedies in accordance with applicable laws.</w:t>
      </w:r>
    </w:p>
    <w:p w14:paraId="29A8FD7A" w14:textId="77777777" w:rsidR="003E3E37" w:rsidRPr="003E3E37" w:rsidRDefault="003E3E37" w:rsidP="003E3E37">
      <w:pPr>
        <w:spacing w:line="240" w:lineRule="auto"/>
        <w:rPr>
          <w:rFonts w:cs="Arial"/>
          <w:i/>
          <w:lang w:val="en-GB"/>
        </w:rPr>
      </w:pPr>
      <w:r w:rsidRPr="003E3E37">
        <w:rPr>
          <w:rFonts w:cs="Arial"/>
          <w:i/>
          <w:lang w:val="en-GB"/>
        </w:rPr>
        <w:t>Clause 12</w:t>
      </w:r>
    </w:p>
    <w:p w14:paraId="5310F953" w14:textId="77777777" w:rsidR="003E3E37" w:rsidRPr="003E3E37" w:rsidRDefault="003E3E37" w:rsidP="003E3E37">
      <w:pPr>
        <w:spacing w:line="240" w:lineRule="auto"/>
        <w:rPr>
          <w:rFonts w:cs="Arial"/>
          <w:b/>
          <w:i/>
          <w:lang w:val="en-GB"/>
        </w:rPr>
      </w:pPr>
      <w:r w:rsidRPr="003E3E37">
        <w:rPr>
          <w:rFonts w:cs="Arial"/>
          <w:b/>
          <w:i/>
          <w:lang w:val="en-GB"/>
        </w:rPr>
        <w:t>Liability</w:t>
      </w:r>
    </w:p>
    <w:p w14:paraId="4D39D458" w14:textId="77777777" w:rsidR="003E3E37" w:rsidRPr="003E3E37" w:rsidRDefault="003E3E37" w:rsidP="003E3E37">
      <w:pPr>
        <w:spacing w:line="240" w:lineRule="auto"/>
        <w:rPr>
          <w:rFonts w:cs="Arial"/>
          <w:b/>
          <w:lang w:val="en-GB"/>
        </w:rPr>
      </w:pPr>
    </w:p>
    <w:p w14:paraId="3E942316" w14:textId="77777777" w:rsidR="003E3E37" w:rsidRPr="003E3E37" w:rsidRDefault="003E3E37" w:rsidP="003E3E37">
      <w:pPr>
        <w:spacing w:line="240" w:lineRule="auto"/>
        <w:rPr>
          <w:rFonts w:cs="Arial"/>
          <w:b/>
          <w:lang w:val="en-GB"/>
        </w:rPr>
      </w:pPr>
    </w:p>
    <w:p w14:paraId="5412EB24" w14:textId="77777777" w:rsidR="003E3E37" w:rsidRPr="003E3E37" w:rsidRDefault="003E3E37" w:rsidP="003E3E37">
      <w:pPr>
        <w:numPr>
          <w:ilvl w:val="1"/>
          <w:numId w:val="18"/>
        </w:numPr>
        <w:spacing w:line="240" w:lineRule="auto"/>
        <w:rPr>
          <w:rFonts w:cs="Arial"/>
          <w:lang w:val="en-GB"/>
        </w:rPr>
      </w:pPr>
      <w:r w:rsidRPr="003E3E37">
        <w:rPr>
          <w:rFonts w:cs="Arial"/>
          <w:lang w:val="en-GB"/>
        </w:rPr>
        <w:t>Each Party shall be liable to the other Party/</w:t>
      </w:r>
      <w:proofErr w:type="spellStart"/>
      <w:r w:rsidRPr="003E3E37">
        <w:rPr>
          <w:rFonts w:cs="Arial"/>
          <w:lang w:val="en-GB"/>
        </w:rPr>
        <w:t>ies</w:t>
      </w:r>
      <w:proofErr w:type="spellEnd"/>
      <w:r w:rsidRPr="003E3E37">
        <w:rPr>
          <w:rFonts w:cs="Arial"/>
          <w:lang w:val="en-GB"/>
        </w:rPr>
        <w:t xml:space="preserve"> for any damages it causes the other Party/</w:t>
      </w:r>
      <w:proofErr w:type="spellStart"/>
      <w:r w:rsidRPr="003E3E37">
        <w:rPr>
          <w:rFonts w:cs="Arial"/>
          <w:lang w:val="en-GB"/>
        </w:rPr>
        <w:t>ies</w:t>
      </w:r>
      <w:proofErr w:type="spellEnd"/>
      <w:r w:rsidRPr="003E3E37">
        <w:rPr>
          <w:rFonts w:cs="Arial"/>
          <w:lang w:val="en-GB"/>
        </w:rPr>
        <w:t xml:space="preserve"> by any breach of these Clauses. </w:t>
      </w:r>
    </w:p>
    <w:p w14:paraId="74D3B059" w14:textId="77777777" w:rsidR="003E3E37" w:rsidRPr="003E3E37" w:rsidRDefault="003E3E37" w:rsidP="003E3E37">
      <w:pPr>
        <w:numPr>
          <w:ilvl w:val="1"/>
          <w:numId w:val="10"/>
        </w:numPr>
        <w:spacing w:line="240" w:lineRule="auto"/>
        <w:rPr>
          <w:rFonts w:cs="Arial"/>
          <w:lang w:val="en-GB"/>
        </w:rPr>
      </w:pPr>
      <w:r w:rsidRPr="003E3E37">
        <w:rPr>
          <w:rFonts w:cs="Arial"/>
          <w:lang w:val="en-GB"/>
        </w:rPr>
        <w:t>Each Party shall be liable to the data subject, and the data subject shall be entitled to receive compensation, for any material or non-material damages that the Party causes the data subject by breaching the third-party beneficiary rights under these Clauses. This is without prejudice to the liability of the data exporter under Regulation (EU) 2016/679.</w:t>
      </w:r>
    </w:p>
    <w:p w14:paraId="7821323A" w14:textId="77777777" w:rsidR="003E3E37" w:rsidRPr="003E3E37" w:rsidRDefault="003E3E37" w:rsidP="003E3E37">
      <w:pPr>
        <w:numPr>
          <w:ilvl w:val="1"/>
          <w:numId w:val="10"/>
        </w:numPr>
        <w:spacing w:line="240" w:lineRule="auto"/>
        <w:rPr>
          <w:rFonts w:cs="Arial"/>
          <w:lang w:val="en-GB"/>
        </w:rPr>
      </w:pPr>
      <w:r w:rsidRPr="003E3E37">
        <w:rPr>
          <w:rFonts w:cs="Arial"/>
          <w:lang w:val="en-GB"/>
        </w:rPr>
        <w:t>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14:paraId="2C90CA7D" w14:textId="77777777" w:rsidR="003E3E37" w:rsidRPr="003E3E37" w:rsidRDefault="003E3E37" w:rsidP="003E3E37">
      <w:pPr>
        <w:numPr>
          <w:ilvl w:val="1"/>
          <w:numId w:val="10"/>
        </w:numPr>
        <w:spacing w:line="240" w:lineRule="auto"/>
        <w:rPr>
          <w:rFonts w:cs="Arial"/>
          <w:lang w:val="en-GB"/>
        </w:rPr>
      </w:pPr>
      <w:r w:rsidRPr="003E3E37">
        <w:rPr>
          <w:rFonts w:cs="Arial"/>
          <w:lang w:val="en-GB"/>
        </w:rPr>
        <w:lastRenderedPageBreak/>
        <w:t>The Parties agree that if one Party is held liable under paragraph (c), it shall be entitled to claim back from the other Party/</w:t>
      </w:r>
      <w:proofErr w:type="spellStart"/>
      <w:r w:rsidRPr="003E3E37">
        <w:rPr>
          <w:rFonts w:cs="Arial"/>
          <w:lang w:val="en-GB"/>
        </w:rPr>
        <w:t>ies</w:t>
      </w:r>
      <w:proofErr w:type="spellEnd"/>
      <w:r w:rsidRPr="003E3E37">
        <w:rPr>
          <w:rFonts w:cs="Arial"/>
          <w:lang w:val="en-GB"/>
        </w:rPr>
        <w:t xml:space="preserve"> that part of the compensation corresponding to its / their responsibility for the damage.</w:t>
      </w:r>
    </w:p>
    <w:p w14:paraId="49B4FB25" w14:textId="77777777" w:rsidR="003E3E37" w:rsidRPr="003E3E37" w:rsidRDefault="003E3E37" w:rsidP="003E3E37">
      <w:pPr>
        <w:numPr>
          <w:ilvl w:val="1"/>
          <w:numId w:val="10"/>
        </w:numPr>
        <w:spacing w:line="240" w:lineRule="auto"/>
        <w:rPr>
          <w:rFonts w:cs="Arial"/>
          <w:lang w:val="en-GB"/>
        </w:rPr>
      </w:pPr>
      <w:r w:rsidRPr="003E3E37">
        <w:rPr>
          <w:rFonts w:cs="Arial"/>
          <w:lang w:val="en-GB"/>
        </w:rPr>
        <w:t>The data importer may not invoke the conduct of a processor or sub-processor to avoid its own liability.</w:t>
      </w:r>
    </w:p>
    <w:p w14:paraId="3F139D33" w14:textId="77777777" w:rsidR="003E3E37" w:rsidRPr="003E3E37" w:rsidRDefault="003E3E37" w:rsidP="003E3E37">
      <w:pPr>
        <w:spacing w:line="240" w:lineRule="auto"/>
        <w:rPr>
          <w:rFonts w:cs="Arial"/>
          <w:b/>
          <w:lang w:val="en-GB"/>
        </w:rPr>
      </w:pPr>
    </w:p>
    <w:p w14:paraId="6E827070" w14:textId="77777777" w:rsidR="003E3E37" w:rsidRPr="003E3E37" w:rsidRDefault="003E3E37" w:rsidP="003E3E37">
      <w:pPr>
        <w:spacing w:line="240" w:lineRule="auto"/>
        <w:rPr>
          <w:rFonts w:cs="Arial"/>
          <w:i/>
          <w:lang w:val="en-GB"/>
        </w:rPr>
      </w:pPr>
      <w:r w:rsidRPr="003E3E37">
        <w:rPr>
          <w:rFonts w:cs="Arial"/>
          <w:i/>
          <w:lang w:val="en-GB"/>
        </w:rPr>
        <w:t>Clause 13</w:t>
      </w:r>
    </w:p>
    <w:p w14:paraId="1D205A65" w14:textId="77777777" w:rsidR="003E3E37" w:rsidRPr="003E3E37" w:rsidRDefault="003E3E37" w:rsidP="003E3E37">
      <w:pPr>
        <w:spacing w:line="240" w:lineRule="auto"/>
        <w:rPr>
          <w:rFonts w:cs="Arial"/>
          <w:b/>
          <w:i/>
          <w:lang w:val="en-GB"/>
        </w:rPr>
      </w:pPr>
      <w:r w:rsidRPr="003E3E37">
        <w:rPr>
          <w:rFonts w:cs="Arial"/>
          <w:b/>
          <w:i/>
          <w:lang w:val="en-GB"/>
        </w:rPr>
        <w:t>Supervision</w:t>
      </w:r>
    </w:p>
    <w:p w14:paraId="7D38A922" w14:textId="77777777" w:rsidR="003E3E37" w:rsidRPr="003E3E37" w:rsidRDefault="003E3E37" w:rsidP="003E3E37">
      <w:pPr>
        <w:spacing w:line="240" w:lineRule="auto"/>
        <w:rPr>
          <w:rFonts w:cs="Arial"/>
          <w:b/>
          <w:lang w:val="en-GB"/>
        </w:rPr>
      </w:pPr>
    </w:p>
    <w:p w14:paraId="01BD7265" w14:textId="639F1D19" w:rsidR="003E3E37" w:rsidRPr="003E3E37" w:rsidRDefault="003E3E37" w:rsidP="003E3E37">
      <w:pPr>
        <w:numPr>
          <w:ilvl w:val="1"/>
          <w:numId w:val="19"/>
        </w:numPr>
        <w:spacing w:line="240" w:lineRule="auto"/>
        <w:rPr>
          <w:rFonts w:cs="Arial"/>
          <w:lang w:val="en-GB"/>
        </w:rPr>
      </w:pPr>
      <w:r w:rsidRPr="003E3E37">
        <w:rPr>
          <w:rFonts w:cs="Arial"/>
          <w:lang w:val="en-GB"/>
        </w:rPr>
        <w:t xml:space="preserve"> The supervisory authority with responsibility for ensuring compliance by the data exporter with Regulation (EU) 2016/679 as regards the data transfer, as indicated in Annex I.C, shall act as competent supervisory authority.</w:t>
      </w:r>
    </w:p>
    <w:p w14:paraId="7E23DBF1" w14:textId="77777777" w:rsidR="003E3E37" w:rsidRPr="003E3E37" w:rsidRDefault="003E3E37" w:rsidP="003E3E37">
      <w:pPr>
        <w:tabs>
          <w:tab w:val="num" w:pos="850"/>
        </w:tabs>
        <w:spacing w:line="240" w:lineRule="auto"/>
        <w:rPr>
          <w:rFonts w:cs="Arial"/>
          <w:lang w:val="en-GB"/>
        </w:rPr>
      </w:pPr>
      <w:r w:rsidRPr="003E3E37">
        <w:rPr>
          <w:rFonts w:cs="Arial"/>
          <w:lang w:val="en-GB"/>
        </w:rPr>
        <w:t>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14:paraId="40B9B05A" w14:textId="77777777" w:rsidR="003E3E37" w:rsidRPr="003E3E37" w:rsidRDefault="003E3E37" w:rsidP="003E3E37">
      <w:pPr>
        <w:spacing w:line="240" w:lineRule="auto"/>
        <w:rPr>
          <w:rFonts w:cs="Arial"/>
          <w:b/>
          <w:u w:val="single"/>
          <w:lang w:val="en-GB"/>
        </w:rPr>
      </w:pPr>
    </w:p>
    <w:p w14:paraId="2EAF33A7" w14:textId="77777777" w:rsidR="003E3E37" w:rsidRPr="003E3E37" w:rsidRDefault="003E3E37" w:rsidP="003E3E37">
      <w:pPr>
        <w:spacing w:line="240" w:lineRule="auto"/>
        <w:rPr>
          <w:rFonts w:cs="Arial"/>
          <w:b/>
          <w:u w:val="single"/>
          <w:lang w:val="en-GB"/>
        </w:rPr>
      </w:pPr>
    </w:p>
    <w:p w14:paraId="125D6809" w14:textId="77777777" w:rsidR="003E3E37" w:rsidRPr="003E3E37" w:rsidRDefault="003E3E37" w:rsidP="003E3E37">
      <w:pPr>
        <w:spacing w:line="240" w:lineRule="auto"/>
        <w:rPr>
          <w:rFonts w:cs="Arial"/>
          <w:b/>
          <w:u w:val="single"/>
          <w:lang w:val="en-GB"/>
        </w:rPr>
      </w:pPr>
      <w:r w:rsidRPr="003E3E37">
        <w:rPr>
          <w:rFonts w:cs="Arial"/>
          <w:b/>
          <w:u w:val="single"/>
          <w:lang w:val="en-GB"/>
        </w:rPr>
        <w:t>SECTION III – LOCAL LAWS AND OBLIGATIONS IN CASE OF ACCESS BY PUBLIC AUTHORITIES</w:t>
      </w:r>
    </w:p>
    <w:p w14:paraId="246CD6FF" w14:textId="77777777" w:rsidR="003E3E37" w:rsidRPr="003E3E37" w:rsidRDefault="003E3E37" w:rsidP="003E3E37">
      <w:pPr>
        <w:spacing w:line="240" w:lineRule="auto"/>
        <w:rPr>
          <w:rFonts w:cs="Arial"/>
          <w:i/>
          <w:lang w:val="en-GB"/>
        </w:rPr>
      </w:pPr>
      <w:r w:rsidRPr="003E3E37">
        <w:rPr>
          <w:rFonts w:cs="Arial"/>
          <w:i/>
          <w:lang w:val="en-GB"/>
        </w:rPr>
        <w:t>Clause 14</w:t>
      </w:r>
    </w:p>
    <w:p w14:paraId="7E80B12D" w14:textId="77777777" w:rsidR="003E3E37" w:rsidRPr="003E3E37" w:rsidRDefault="003E3E37" w:rsidP="003E3E37">
      <w:pPr>
        <w:spacing w:line="240" w:lineRule="auto"/>
        <w:rPr>
          <w:rFonts w:cs="Arial"/>
          <w:b/>
          <w:i/>
          <w:lang w:val="en-GB"/>
        </w:rPr>
      </w:pPr>
      <w:r w:rsidRPr="003E3E37">
        <w:rPr>
          <w:rFonts w:cs="Arial"/>
          <w:b/>
          <w:i/>
          <w:lang w:val="en-GB"/>
        </w:rPr>
        <w:t>Local laws and practices affecting compliance with the Clauses</w:t>
      </w:r>
    </w:p>
    <w:p w14:paraId="2A1A028F" w14:textId="77777777" w:rsidR="003E3E37" w:rsidRPr="003E3E37" w:rsidRDefault="003E3E37" w:rsidP="003E3E37">
      <w:pPr>
        <w:spacing w:line="240" w:lineRule="auto"/>
        <w:rPr>
          <w:rFonts w:cs="Arial"/>
          <w:b/>
          <w:lang w:val="en-GB"/>
        </w:rPr>
      </w:pPr>
    </w:p>
    <w:p w14:paraId="42E1017D" w14:textId="77777777" w:rsidR="003E3E37" w:rsidRPr="003E3E37" w:rsidRDefault="003E3E37" w:rsidP="003E3E37">
      <w:pPr>
        <w:spacing w:line="240" w:lineRule="auto"/>
        <w:rPr>
          <w:rFonts w:cs="Arial"/>
          <w:b/>
          <w:lang w:val="en-GB"/>
        </w:rPr>
      </w:pPr>
    </w:p>
    <w:p w14:paraId="4D02F492" w14:textId="77777777" w:rsidR="003E3E37" w:rsidRPr="003E3E37" w:rsidRDefault="003E3E37" w:rsidP="003E3E37">
      <w:pPr>
        <w:numPr>
          <w:ilvl w:val="1"/>
          <w:numId w:val="20"/>
        </w:numPr>
        <w:spacing w:line="240" w:lineRule="auto"/>
        <w:rPr>
          <w:rFonts w:cs="Arial"/>
          <w:lang w:val="en-GB"/>
        </w:rPr>
      </w:pPr>
      <w:r w:rsidRPr="003E3E37">
        <w:rPr>
          <w:rFonts w:cs="Arial"/>
          <w:lang w:val="en-GB"/>
        </w:rPr>
        <w:t>The Parties warrant that they have no reason to believe that the laws and practices in the third country of destination applicable to the processing of the personal data by the data importer, including any requirements to disclose personal data or measures authorising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14:paraId="056D6EEB" w14:textId="77777777" w:rsidR="003E3E37" w:rsidRPr="003E3E37" w:rsidRDefault="003E3E37" w:rsidP="003E3E37">
      <w:pPr>
        <w:numPr>
          <w:ilvl w:val="1"/>
          <w:numId w:val="10"/>
        </w:numPr>
        <w:spacing w:line="240" w:lineRule="auto"/>
        <w:rPr>
          <w:rFonts w:cs="Arial"/>
          <w:lang w:val="en-GB"/>
        </w:rPr>
      </w:pPr>
      <w:r w:rsidRPr="003E3E37">
        <w:rPr>
          <w:rFonts w:cs="Arial"/>
          <w:lang w:val="en-GB"/>
        </w:rPr>
        <w:t>The Parties declare that in providing the warranty in paragraph (a), they have taken due account in particular of the following elements:</w:t>
      </w:r>
    </w:p>
    <w:p w14:paraId="5244D3BC" w14:textId="77777777" w:rsidR="003E3E37" w:rsidRPr="003E3E37" w:rsidRDefault="003E3E37" w:rsidP="003E3E37">
      <w:pPr>
        <w:numPr>
          <w:ilvl w:val="3"/>
          <w:numId w:val="10"/>
        </w:numPr>
        <w:spacing w:line="240" w:lineRule="auto"/>
        <w:rPr>
          <w:rFonts w:cs="Arial"/>
          <w:lang w:val="en-GB"/>
        </w:rPr>
      </w:pPr>
      <w:r w:rsidRPr="003E3E37">
        <w:rPr>
          <w:rFonts w:cs="Arial"/>
          <w:lang w:val="en-GB"/>
        </w:rPr>
        <w:t xml:space="preserve">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the storage location of the data transferred; </w:t>
      </w:r>
    </w:p>
    <w:p w14:paraId="357BAD23" w14:textId="77777777" w:rsidR="003E3E37" w:rsidRPr="003E3E37" w:rsidRDefault="003E3E37" w:rsidP="003E3E37">
      <w:pPr>
        <w:numPr>
          <w:ilvl w:val="3"/>
          <w:numId w:val="10"/>
        </w:numPr>
        <w:spacing w:line="240" w:lineRule="auto"/>
        <w:rPr>
          <w:rFonts w:cs="Arial"/>
          <w:lang w:val="en-GB"/>
        </w:rPr>
      </w:pPr>
      <w:r w:rsidRPr="003E3E37">
        <w:rPr>
          <w:rFonts w:cs="Arial"/>
          <w:lang w:val="en-GB"/>
        </w:rPr>
        <w:t>the laws and practices of the third country of destination– including those requiring the disclosure of data to public authorities or authorising access by such authorities – relevant in light of the specific circumstances of the transfer, and the applicable limitations and safeguards</w:t>
      </w:r>
      <w:r w:rsidRPr="003E3E37">
        <w:rPr>
          <w:rFonts w:cs="Arial"/>
          <w:vertAlign w:val="superscript"/>
          <w:lang w:val="en-GB"/>
        </w:rPr>
        <w:footnoteReference w:id="6"/>
      </w:r>
      <w:r w:rsidRPr="003E3E37">
        <w:rPr>
          <w:rFonts w:cs="Arial"/>
          <w:lang w:val="en-GB"/>
        </w:rPr>
        <w:t xml:space="preserve">; </w:t>
      </w:r>
    </w:p>
    <w:p w14:paraId="64ADE963" w14:textId="77777777" w:rsidR="003E3E37" w:rsidRPr="003E3E37" w:rsidRDefault="003E3E37" w:rsidP="003E3E37">
      <w:pPr>
        <w:numPr>
          <w:ilvl w:val="3"/>
          <w:numId w:val="10"/>
        </w:numPr>
        <w:spacing w:line="240" w:lineRule="auto"/>
        <w:rPr>
          <w:rFonts w:cs="Arial"/>
          <w:lang w:val="en-GB"/>
        </w:rPr>
      </w:pPr>
      <w:r w:rsidRPr="003E3E37">
        <w:rPr>
          <w:rFonts w:cs="Arial"/>
          <w:lang w:val="en-GB"/>
        </w:rPr>
        <w:lastRenderedPageBreak/>
        <w:t>any relevant contractual, technical or organisational safeguards put in place to supplement the safeguards under these Clauses, including measures applied during transmission and to the processing of the personal data in the country of destination.</w:t>
      </w:r>
    </w:p>
    <w:p w14:paraId="7EDF545A" w14:textId="77777777" w:rsidR="003E3E37" w:rsidRPr="003E3E37" w:rsidRDefault="003E3E37" w:rsidP="003E3E37">
      <w:pPr>
        <w:numPr>
          <w:ilvl w:val="1"/>
          <w:numId w:val="10"/>
        </w:numPr>
        <w:spacing w:line="240" w:lineRule="auto"/>
        <w:rPr>
          <w:rFonts w:cs="Arial"/>
          <w:lang w:val="en-GB"/>
        </w:rPr>
      </w:pPr>
      <w:r w:rsidRPr="003E3E37">
        <w:rPr>
          <w:rFonts w:cs="Arial"/>
          <w:lang w:val="en-GB"/>
        </w:rPr>
        <w:t>The data importer warrants that, in carrying out the assessment under paragraph (b), it has made its best efforts to provide the data exporter with relevant information and agrees that it will continue to cooperate with the data exporter in ensuring compliance with these Clauses.</w:t>
      </w:r>
    </w:p>
    <w:p w14:paraId="58B3F548" w14:textId="77777777" w:rsidR="003E3E37" w:rsidRPr="003E3E37" w:rsidRDefault="003E3E37" w:rsidP="003E3E37">
      <w:pPr>
        <w:numPr>
          <w:ilvl w:val="1"/>
          <w:numId w:val="10"/>
        </w:numPr>
        <w:spacing w:line="240" w:lineRule="auto"/>
        <w:rPr>
          <w:rFonts w:cs="Arial"/>
          <w:lang w:val="en-GB"/>
        </w:rPr>
      </w:pPr>
      <w:r w:rsidRPr="003E3E37">
        <w:rPr>
          <w:rFonts w:cs="Arial"/>
          <w:lang w:val="en-GB"/>
        </w:rPr>
        <w:t>The Parties agree to document the assessment under paragraph (b) and make it available to the competent supervisory authority on request.</w:t>
      </w:r>
    </w:p>
    <w:p w14:paraId="0AD5BD47" w14:textId="77777777" w:rsidR="003E3E37" w:rsidRPr="003E3E37" w:rsidRDefault="003E3E37" w:rsidP="003E3E37">
      <w:pPr>
        <w:numPr>
          <w:ilvl w:val="1"/>
          <w:numId w:val="10"/>
        </w:numPr>
        <w:spacing w:line="240" w:lineRule="auto"/>
        <w:rPr>
          <w:rFonts w:cs="Arial"/>
          <w:lang w:val="en-GB"/>
        </w:rPr>
      </w:pPr>
      <w:r w:rsidRPr="003E3E37">
        <w:rPr>
          <w:rFonts w:cs="Arial"/>
          <w:lang w:val="en-GB"/>
        </w:rPr>
        <w:t xml:space="preserve">The data importer agrees to notify the data exporter promptly if, after having agreed to these Clauses and for the duration of the contract, it has reason to believe that it is or has become subject to laws or practices not in line with the requirements under paragraph (a), including following a change in the laws of the third country or a measure (such as a disclosure request) indicating an application of such laws in practice that is not in line with the requirements in paragraph (a). </w:t>
      </w:r>
    </w:p>
    <w:p w14:paraId="44CAF268" w14:textId="77777777" w:rsidR="003E3E37" w:rsidRPr="003E3E37" w:rsidRDefault="003E3E37" w:rsidP="003E3E37">
      <w:pPr>
        <w:numPr>
          <w:ilvl w:val="1"/>
          <w:numId w:val="10"/>
        </w:numPr>
        <w:spacing w:line="240" w:lineRule="auto"/>
        <w:rPr>
          <w:rFonts w:cs="Arial"/>
          <w:lang w:val="en-GB"/>
        </w:rPr>
      </w:pPr>
      <w:r w:rsidRPr="003E3E37">
        <w:rPr>
          <w:rFonts w:cs="Arial"/>
          <w:lang w:val="en-GB"/>
        </w:rPr>
        <w:t xml:space="preserve">Following a notification pursuant to paragraph (e), or if the data exporter otherwise has reason to believe that the data importer can no longer fulfil its obligations under these Clauses, the data exporter shall promptly identify appropriate measures (e.g. technical or organisational measures to ensure security and confidentiality)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 16(d) and (e) shall apply.  </w:t>
      </w:r>
    </w:p>
    <w:p w14:paraId="38C260AA" w14:textId="77777777" w:rsidR="003E3E37" w:rsidRPr="003E3E37" w:rsidRDefault="003E3E37" w:rsidP="003E3E37">
      <w:pPr>
        <w:spacing w:line="240" w:lineRule="auto"/>
        <w:rPr>
          <w:rFonts w:cs="Arial"/>
          <w:i/>
          <w:lang w:val="en-GB"/>
        </w:rPr>
      </w:pPr>
      <w:r w:rsidRPr="003E3E37">
        <w:rPr>
          <w:rFonts w:cs="Arial"/>
          <w:i/>
          <w:lang w:val="en-GB"/>
        </w:rPr>
        <w:t>Clause 15</w:t>
      </w:r>
    </w:p>
    <w:p w14:paraId="14032E48" w14:textId="77777777" w:rsidR="003E3E37" w:rsidRPr="003E3E37" w:rsidRDefault="003E3E37" w:rsidP="003E3E37">
      <w:pPr>
        <w:spacing w:line="240" w:lineRule="auto"/>
        <w:rPr>
          <w:rFonts w:cs="Arial"/>
          <w:b/>
          <w:i/>
          <w:lang w:val="en-GB"/>
        </w:rPr>
      </w:pPr>
      <w:r w:rsidRPr="003E3E37">
        <w:rPr>
          <w:rFonts w:cs="Arial"/>
          <w:b/>
          <w:i/>
          <w:lang w:val="en-GB"/>
        </w:rPr>
        <w:t>Obligations of the data importer in case of access by public authorities</w:t>
      </w:r>
    </w:p>
    <w:p w14:paraId="59132F6F" w14:textId="77777777" w:rsidR="003E3E37" w:rsidRPr="003E3E37" w:rsidRDefault="003E3E37" w:rsidP="003E3E37">
      <w:pPr>
        <w:spacing w:line="240" w:lineRule="auto"/>
        <w:rPr>
          <w:rFonts w:cs="Arial"/>
          <w:b/>
          <w:lang w:val="en-GB"/>
        </w:rPr>
      </w:pPr>
    </w:p>
    <w:p w14:paraId="500FA6C4" w14:textId="77777777" w:rsidR="003E3E37" w:rsidRPr="003E3E37" w:rsidRDefault="003E3E37" w:rsidP="003E3E37">
      <w:pPr>
        <w:spacing w:line="240" w:lineRule="auto"/>
        <w:rPr>
          <w:rFonts w:cs="Arial"/>
          <w:b/>
          <w:lang w:val="en-GB"/>
        </w:rPr>
      </w:pPr>
    </w:p>
    <w:p w14:paraId="037D8732" w14:textId="77777777" w:rsidR="003E3E37" w:rsidRPr="003E3E37" w:rsidRDefault="003E3E37" w:rsidP="003E3E37">
      <w:pPr>
        <w:spacing w:line="240" w:lineRule="auto"/>
        <w:rPr>
          <w:rFonts w:cs="Arial"/>
          <w:b/>
          <w:lang w:val="en-GB"/>
        </w:rPr>
      </w:pPr>
      <w:r w:rsidRPr="003E3E37">
        <w:rPr>
          <w:rFonts w:cs="Arial"/>
          <w:b/>
          <w:lang w:val="en-GB"/>
        </w:rPr>
        <w:t>15.1</w:t>
      </w:r>
      <w:r w:rsidRPr="003E3E37">
        <w:rPr>
          <w:rFonts w:cs="Arial"/>
          <w:b/>
          <w:lang w:val="en-GB"/>
        </w:rPr>
        <w:tab/>
        <w:t>Notification</w:t>
      </w:r>
    </w:p>
    <w:p w14:paraId="01B8426A" w14:textId="77777777" w:rsidR="003E3E37" w:rsidRPr="003E3E37" w:rsidRDefault="003E3E37" w:rsidP="003E3E37">
      <w:pPr>
        <w:numPr>
          <w:ilvl w:val="1"/>
          <w:numId w:val="21"/>
        </w:numPr>
        <w:spacing w:line="240" w:lineRule="auto"/>
        <w:rPr>
          <w:rFonts w:cs="Arial"/>
          <w:lang w:val="en-GB"/>
        </w:rPr>
      </w:pPr>
      <w:r w:rsidRPr="003E3E37">
        <w:rPr>
          <w:rFonts w:cs="Arial"/>
          <w:lang w:val="en-GB"/>
        </w:rPr>
        <w:t xml:space="preserve">The data importer agrees to notify the data exporter and, where possible, the data subject promptly (if necessary with the help of the data exporter) if it: </w:t>
      </w:r>
    </w:p>
    <w:p w14:paraId="14D8874B" w14:textId="77777777" w:rsidR="003E3E37" w:rsidRPr="003E3E37" w:rsidRDefault="003E3E37" w:rsidP="003E3E37">
      <w:pPr>
        <w:numPr>
          <w:ilvl w:val="3"/>
          <w:numId w:val="10"/>
        </w:numPr>
        <w:spacing w:line="240" w:lineRule="auto"/>
        <w:rPr>
          <w:rFonts w:cs="Arial"/>
          <w:lang w:val="en-GB"/>
        </w:rPr>
      </w:pPr>
      <w:r w:rsidRPr="003E3E37">
        <w:rPr>
          <w:rFonts w:cs="Arial"/>
          <w:lang w:val="en-GB"/>
        </w:rPr>
        <w:t>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14:paraId="51CB1739" w14:textId="77777777" w:rsidR="003E3E37" w:rsidRPr="003E3E37" w:rsidRDefault="003E3E37" w:rsidP="003E3E37">
      <w:pPr>
        <w:numPr>
          <w:ilvl w:val="3"/>
          <w:numId w:val="10"/>
        </w:numPr>
        <w:spacing w:line="240" w:lineRule="auto"/>
        <w:rPr>
          <w:rFonts w:cs="Arial"/>
          <w:lang w:val="en-GB"/>
        </w:rPr>
      </w:pPr>
      <w:r w:rsidRPr="003E3E37">
        <w:rPr>
          <w:rFonts w:cs="Arial"/>
          <w:lang w:val="en-GB"/>
        </w:rPr>
        <w:t>becomes aware of any direct access by public authorities to personal data transferred pursuant to these Clauses in accordance with the laws of the country of destination; such notification shall include all information available to the importer.</w:t>
      </w:r>
    </w:p>
    <w:p w14:paraId="7746C16B" w14:textId="77777777" w:rsidR="003E3E37" w:rsidRPr="003E3E37" w:rsidRDefault="003E3E37" w:rsidP="003E3E37">
      <w:pPr>
        <w:numPr>
          <w:ilvl w:val="1"/>
          <w:numId w:val="10"/>
        </w:numPr>
        <w:spacing w:line="240" w:lineRule="auto"/>
        <w:rPr>
          <w:rFonts w:cs="Arial"/>
          <w:lang w:val="en-GB"/>
        </w:rPr>
      </w:pPr>
      <w:r w:rsidRPr="003E3E37">
        <w:rPr>
          <w:rFonts w:cs="Arial"/>
          <w:lang w:val="en-GB"/>
        </w:rPr>
        <w:t xml:space="preserve">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 </w:t>
      </w:r>
    </w:p>
    <w:p w14:paraId="70770C4C" w14:textId="77777777" w:rsidR="003E3E37" w:rsidRPr="003E3E37" w:rsidRDefault="003E3E37" w:rsidP="003E3E37">
      <w:pPr>
        <w:numPr>
          <w:ilvl w:val="1"/>
          <w:numId w:val="10"/>
        </w:numPr>
        <w:spacing w:line="240" w:lineRule="auto"/>
        <w:rPr>
          <w:rFonts w:cs="Arial"/>
          <w:lang w:val="en-GB"/>
        </w:rPr>
      </w:pPr>
      <w:r w:rsidRPr="003E3E37">
        <w:rPr>
          <w:rFonts w:cs="Arial"/>
          <w:lang w:val="en-GB"/>
        </w:rPr>
        <w:lastRenderedPageBreak/>
        <w:t>Where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authority/</w:t>
      </w:r>
      <w:proofErr w:type="spellStart"/>
      <w:r w:rsidRPr="003E3E37">
        <w:rPr>
          <w:rFonts w:cs="Arial"/>
          <w:lang w:val="en-GB"/>
        </w:rPr>
        <w:t>ies</w:t>
      </w:r>
      <w:proofErr w:type="spellEnd"/>
      <w:r w:rsidRPr="003E3E37">
        <w:rPr>
          <w:rFonts w:cs="Arial"/>
          <w:lang w:val="en-GB"/>
        </w:rPr>
        <w:t xml:space="preserve">, whether requests have been challenged and the outcome of such challenges, etc.). </w:t>
      </w:r>
    </w:p>
    <w:p w14:paraId="221FA524" w14:textId="77777777" w:rsidR="003E3E37" w:rsidRPr="003E3E37" w:rsidRDefault="003E3E37" w:rsidP="003E3E37">
      <w:pPr>
        <w:numPr>
          <w:ilvl w:val="1"/>
          <w:numId w:val="10"/>
        </w:numPr>
        <w:spacing w:line="240" w:lineRule="auto"/>
        <w:rPr>
          <w:rFonts w:cs="Arial"/>
          <w:lang w:val="en-GB"/>
        </w:rPr>
      </w:pPr>
      <w:r w:rsidRPr="003E3E37">
        <w:rPr>
          <w:rFonts w:cs="Arial"/>
          <w:lang w:val="en-GB"/>
        </w:rPr>
        <w:t xml:space="preserve">The data importer agrees to preserve the information pursuant to paragraphs (a) to (c) for the duration of the contract and make it available to the competent supervisory authority on request. </w:t>
      </w:r>
    </w:p>
    <w:p w14:paraId="330F0E5A" w14:textId="77777777" w:rsidR="003E3E37" w:rsidRPr="003E3E37" w:rsidRDefault="003E3E37" w:rsidP="003E3E37">
      <w:pPr>
        <w:numPr>
          <w:ilvl w:val="1"/>
          <w:numId w:val="10"/>
        </w:numPr>
        <w:spacing w:line="240" w:lineRule="auto"/>
        <w:rPr>
          <w:rFonts w:cs="Arial"/>
          <w:lang w:val="en-GB"/>
        </w:rPr>
      </w:pPr>
      <w:r w:rsidRPr="003E3E37">
        <w:rPr>
          <w:rFonts w:cs="Arial"/>
          <w:lang w:val="en-GB"/>
        </w:rPr>
        <w:t>Paragraphs (a) to (c) are without prejudice to the obligation of the data importer pursuant to Clause 14(e) and Clause 16 to inform the data exporter promptly where it is unable to comply with these Clauses.</w:t>
      </w:r>
    </w:p>
    <w:p w14:paraId="63A655FB" w14:textId="77777777" w:rsidR="003E3E37" w:rsidRPr="003E3E37" w:rsidRDefault="003E3E37" w:rsidP="003E3E37">
      <w:pPr>
        <w:spacing w:line="240" w:lineRule="auto"/>
        <w:rPr>
          <w:rFonts w:cs="Arial"/>
          <w:b/>
          <w:lang w:val="en-GB"/>
        </w:rPr>
      </w:pPr>
      <w:r w:rsidRPr="003E3E37">
        <w:rPr>
          <w:rFonts w:cs="Arial"/>
          <w:b/>
          <w:lang w:val="en-GB"/>
        </w:rPr>
        <w:t>15.2</w:t>
      </w:r>
      <w:r w:rsidRPr="003E3E37">
        <w:rPr>
          <w:rFonts w:cs="Arial"/>
          <w:b/>
          <w:lang w:val="en-GB"/>
        </w:rPr>
        <w:tab/>
        <w:t>Review of legality and data minimisation</w:t>
      </w:r>
    </w:p>
    <w:p w14:paraId="7F3D5C5D" w14:textId="77777777" w:rsidR="003E3E37" w:rsidRPr="003E3E37" w:rsidRDefault="003E3E37" w:rsidP="003E3E37">
      <w:pPr>
        <w:numPr>
          <w:ilvl w:val="1"/>
          <w:numId w:val="22"/>
        </w:numPr>
        <w:spacing w:line="240" w:lineRule="auto"/>
        <w:rPr>
          <w:rFonts w:cs="Arial"/>
          <w:lang w:val="en-GB"/>
        </w:rPr>
      </w:pPr>
      <w:r w:rsidRPr="003E3E37">
        <w:rPr>
          <w:rFonts w:cs="Arial"/>
          <w:lang w:val="en-GB"/>
        </w:rPr>
        <w:t>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 These requirements are without prejudice to the obligations of the data importer under Clause 14(e).</w:t>
      </w:r>
    </w:p>
    <w:p w14:paraId="700D6859" w14:textId="77777777" w:rsidR="003E3E37" w:rsidRPr="003E3E37" w:rsidRDefault="003E3E37" w:rsidP="003E3E37">
      <w:pPr>
        <w:numPr>
          <w:ilvl w:val="1"/>
          <w:numId w:val="10"/>
        </w:numPr>
        <w:spacing w:line="240" w:lineRule="auto"/>
        <w:rPr>
          <w:rFonts w:cs="Arial"/>
          <w:lang w:val="en-GB"/>
        </w:rPr>
      </w:pPr>
      <w:r w:rsidRPr="003E3E37">
        <w:rPr>
          <w:rFonts w:cs="Arial"/>
          <w:lang w:val="en-IE"/>
        </w:rPr>
        <w:t xml:space="preserve">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  </w:t>
      </w:r>
    </w:p>
    <w:p w14:paraId="4D69153E" w14:textId="77777777" w:rsidR="003E3E37" w:rsidRPr="003E3E37" w:rsidRDefault="003E3E37" w:rsidP="003E3E37">
      <w:pPr>
        <w:numPr>
          <w:ilvl w:val="1"/>
          <w:numId w:val="10"/>
        </w:numPr>
        <w:spacing w:line="240" w:lineRule="auto"/>
        <w:rPr>
          <w:rFonts w:cs="Arial"/>
          <w:lang w:val="en-GB"/>
        </w:rPr>
      </w:pPr>
      <w:r w:rsidRPr="003E3E37">
        <w:rPr>
          <w:rFonts w:cs="Arial"/>
          <w:lang w:val="en-IE"/>
        </w:rPr>
        <w:t>The data importer agrees to provide the minimum amount of information permissible when responding to a request for disclosure, based on a reasonable interpretation of the request.</w:t>
      </w:r>
    </w:p>
    <w:p w14:paraId="5360CF8D" w14:textId="77777777" w:rsidR="003E3E37" w:rsidRPr="003E3E37" w:rsidRDefault="003E3E37" w:rsidP="003E3E37">
      <w:pPr>
        <w:spacing w:line="240" w:lineRule="auto"/>
        <w:rPr>
          <w:rFonts w:cs="Arial"/>
          <w:lang w:val="en-GB"/>
        </w:rPr>
      </w:pPr>
    </w:p>
    <w:p w14:paraId="440740DE" w14:textId="77777777" w:rsidR="003E3E37" w:rsidRPr="003E3E37" w:rsidRDefault="003E3E37" w:rsidP="003E3E37">
      <w:pPr>
        <w:spacing w:line="240" w:lineRule="auto"/>
        <w:rPr>
          <w:rFonts w:cs="Arial"/>
          <w:b/>
          <w:u w:val="single"/>
          <w:lang w:val="en-GB"/>
        </w:rPr>
      </w:pPr>
      <w:r w:rsidRPr="003E3E37">
        <w:rPr>
          <w:rFonts w:cs="Arial"/>
          <w:b/>
          <w:u w:val="single"/>
          <w:lang w:val="en-GB"/>
        </w:rPr>
        <w:t>SECTION IV – FINAL PROVISIONS</w:t>
      </w:r>
    </w:p>
    <w:p w14:paraId="65506D06" w14:textId="77777777" w:rsidR="003E3E37" w:rsidRPr="003E3E37" w:rsidRDefault="003E3E37" w:rsidP="003E3E37">
      <w:pPr>
        <w:spacing w:line="240" w:lineRule="auto"/>
        <w:rPr>
          <w:rFonts w:cs="Arial"/>
          <w:i/>
          <w:lang w:val="en-GB"/>
        </w:rPr>
      </w:pPr>
      <w:r w:rsidRPr="003E3E37">
        <w:rPr>
          <w:rFonts w:cs="Arial"/>
          <w:i/>
          <w:lang w:val="en-GB"/>
        </w:rPr>
        <w:t>Clause 16</w:t>
      </w:r>
    </w:p>
    <w:p w14:paraId="597359FE" w14:textId="77777777" w:rsidR="003E3E37" w:rsidRPr="003E3E37" w:rsidRDefault="003E3E37" w:rsidP="003E3E37">
      <w:pPr>
        <w:spacing w:line="240" w:lineRule="auto"/>
        <w:rPr>
          <w:rFonts w:cs="Arial"/>
          <w:b/>
          <w:i/>
          <w:lang w:val="en-GB"/>
        </w:rPr>
      </w:pPr>
      <w:r w:rsidRPr="003E3E37">
        <w:rPr>
          <w:rFonts w:cs="Arial"/>
          <w:b/>
          <w:i/>
          <w:lang w:val="en-GB"/>
        </w:rPr>
        <w:t>Non-compliance with the Clauses and termination</w:t>
      </w:r>
    </w:p>
    <w:p w14:paraId="395044CF" w14:textId="77777777" w:rsidR="003E3E37" w:rsidRPr="003E3E37" w:rsidRDefault="003E3E37" w:rsidP="003E3E37">
      <w:pPr>
        <w:numPr>
          <w:ilvl w:val="1"/>
          <w:numId w:val="23"/>
        </w:numPr>
        <w:spacing w:line="240" w:lineRule="auto"/>
        <w:rPr>
          <w:rFonts w:cs="Arial"/>
          <w:lang w:val="en-GB"/>
        </w:rPr>
      </w:pPr>
      <w:r w:rsidRPr="003E3E37">
        <w:rPr>
          <w:rFonts w:cs="Arial"/>
          <w:lang w:val="en-GB"/>
        </w:rPr>
        <w:t xml:space="preserve">The data importer shall promptly inform the data exporter if it is unable to comply with these Clauses, for whatever reason. </w:t>
      </w:r>
    </w:p>
    <w:p w14:paraId="576C8361" w14:textId="77777777" w:rsidR="003E3E37" w:rsidRPr="003E3E37" w:rsidRDefault="003E3E37" w:rsidP="003E3E37">
      <w:pPr>
        <w:numPr>
          <w:ilvl w:val="1"/>
          <w:numId w:val="10"/>
        </w:numPr>
        <w:spacing w:line="240" w:lineRule="auto"/>
        <w:rPr>
          <w:rFonts w:cs="Arial"/>
          <w:lang w:val="en-GB"/>
        </w:rPr>
      </w:pPr>
      <w:r w:rsidRPr="003E3E37">
        <w:rPr>
          <w:rFonts w:cs="Arial"/>
          <w:lang w:val="en-GB"/>
        </w:rPr>
        <w:t>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14(f).</w:t>
      </w:r>
    </w:p>
    <w:p w14:paraId="78F8F355" w14:textId="77777777" w:rsidR="003E3E37" w:rsidRPr="003E3E37" w:rsidRDefault="003E3E37" w:rsidP="003E3E37">
      <w:pPr>
        <w:numPr>
          <w:ilvl w:val="1"/>
          <w:numId w:val="10"/>
        </w:numPr>
        <w:spacing w:line="240" w:lineRule="auto"/>
        <w:rPr>
          <w:rFonts w:cs="Arial"/>
          <w:lang w:val="en-GB"/>
        </w:rPr>
      </w:pPr>
      <w:r w:rsidRPr="003E3E37">
        <w:rPr>
          <w:rFonts w:cs="Arial"/>
          <w:lang w:val="en-GB"/>
        </w:rPr>
        <w:t>The data exporter shall be entitled to terminate the contract, insofar as it concerns the processing of personal data under these Clauses, where:</w:t>
      </w:r>
    </w:p>
    <w:p w14:paraId="019BEE95" w14:textId="77777777" w:rsidR="003E3E37" w:rsidRPr="003E3E37" w:rsidRDefault="003E3E37" w:rsidP="003E3E37">
      <w:pPr>
        <w:numPr>
          <w:ilvl w:val="3"/>
          <w:numId w:val="10"/>
        </w:numPr>
        <w:spacing w:line="240" w:lineRule="auto"/>
        <w:rPr>
          <w:rFonts w:cs="Arial"/>
          <w:lang w:val="en-GB"/>
        </w:rPr>
      </w:pPr>
      <w:r w:rsidRPr="003E3E37">
        <w:rPr>
          <w:rFonts w:cs="Arial"/>
          <w:lang w:val="en-GB"/>
        </w:rPr>
        <w:t xml:space="preserve">the data exporter has suspended the transfer of personal data to the data importer pursuant to paragraph (b) and compliance with these Clauses is not restored within a reasonable time and in any event within one month of suspension; </w:t>
      </w:r>
    </w:p>
    <w:p w14:paraId="561C706B" w14:textId="77777777" w:rsidR="003E3E37" w:rsidRPr="003E3E37" w:rsidRDefault="003E3E37" w:rsidP="003E3E37">
      <w:pPr>
        <w:numPr>
          <w:ilvl w:val="3"/>
          <w:numId w:val="10"/>
        </w:numPr>
        <w:spacing w:line="240" w:lineRule="auto"/>
        <w:rPr>
          <w:rFonts w:cs="Arial"/>
          <w:lang w:val="en-GB"/>
        </w:rPr>
      </w:pPr>
      <w:r w:rsidRPr="003E3E37">
        <w:rPr>
          <w:rFonts w:cs="Arial"/>
          <w:lang w:val="en-GB"/>
        </w:rPr>
        <w:t>the data importer is in substantial or persistent breach of these Clauses; or</w:t>
      </w:r>
    </w:p>
    <w:p w14:paraId="1C118BBF" w14:textId="77777777" w:rsidR="003E3E37" w:rsidRPr="003E3E37" w:rsidRDefault="003E3E37" w:rsidP="003E3E37">
      <w:pPr>
        <w:numPr>
          <w:ilvl w:val="3"/>
          <w:numId w:val="10"/>
        </w:numPr>
        <w:spacing w:line="240" w:lineRule="auto"/>
        <w:rPr>
          <w:rFonts w:cs="Arial"/>
          <w:lang w:val="en-GB"/>
        </w:rPr>
      </w:pPr>
      <w:r w:rsidRPr="003E3E37">
        <w:rPr>
          <w:rFonts w:cs="Arial"/>
          <w:lang w:val="en-GB"/>
        </w:rPr>
        <w:t>the data importer fails to comply with a binding decision of a competent court or supervisory authority regarding its obligations under these Clauses.</w:t>
      </w:r>
    </w:p>
    <w:p w14:paraId="682AD947" w14:textId="77777777" w:rsidR="003E3E37" w:rsidRPr="003E3E37" w:rsidRDefault="003E3E37" w:rsidP="003E3E37">
      <w:pPr>
        <w:spacing w:line="240" w:lineRule="auto"/>
        <w:rPr>
          <w:rFonts w:cs="Arial"/>
          <w:lang w:val="en-GB"/>
        </w:rPr>
      </w:pPr>
      <w:r w:rsidRPr="003E3E37">
        <w:rPr>
          <w:rFonts w:cs="Arial"/>
          <w:lang w:val="en-GB"/>
        </w:rPr>
        <w:t xml:space="preserve">In these cases, it shall inform the competent supervisory authority of such non-compliance. Where the contract involves more than two Parties, the data exporter may exercise this right to termination only with respect to the relevant Party, unless the Parties have agreed otherwise. </w:t>
      </w:r>
    </w:p>
    <w:p w14:paraId="4EDE7027" w14:textId="77777777" w:rsidR="003E3E37" w:rsidRPr="003E3E37" w:rsidRDefault="003E3E37" w:rsidP="003E3E37">
      <w:pPr>
        <w:numPr>
          <w:ilvl w:val="1"/>
          <w:numId w:val="23"/>
        </w:numPr>
        <w:spacing w:line="240" w:lineRule="auto"/>
        <w:rPr>
          <w:rFonts w:cs="Arial"/>
          <w:lang w:val="en-GB"/>
        </w:rPr>
      </w:pPr>
      <w:r w:rsidRPr="003E3E37">
        <w:rPr>
          <w:rFonts w:cs="Arial"/>
          <w:lang w:val="en-GB"/>
        </w:rPr>
        <w:t xml:space="preserve">Personal data that has been transferred prior to the termination of the contract pursuant to paragraph (c) shall at the choice of the data exporter immediately be returned to the data exporter or deleted in its entirety. The same shall apply to any copies of the data. The data importer shall certify the deletion of the data to the data exporter. Until the data is deleted </w:t>
      </w:r>
      <w:r w:rsidRPr="003E3E37">
        <w:rPr>
          <w:rFonts w:cs="Arial"/>
          <w:lang w:val="en-GB"/>
        </w:rPr>
        <w:lastRenderedPageBreak/>
        <w:t xml:space="preserve">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will only process the data to the extent and for as long as required under that local law. </w:t>
      </w:r>
    </w:p>
    <w:p w14:paraId="46816F92" w14:textId="77777777" w:rsidR="003E3E37" w:rsidRPr="003E3E37" w:rsidRDefault="003E3E37" w:rsidP="003E3E37">
      <w:pPr>
        <w:numPr>
          <w:ilvl w:val="1"/>
          <w:numId w:val="23"/>
        </w:numPr>
        <w:spacing w:line="240" w:lineRule="auto"/>
        <w:rPr>
          <w:rFonts w:cs="Arial"/>
          <w:lang w:val="en-GB"/>
        </w:rPr>
      </w:pPr>
      <w:r w:rsidRPr="003E3E37">
        <w:rPr>
          <w:rFonts w:cs="Arial"/>
          <w:lang w:val="en-GB"/>
        </w:rPr>
        <w:t xml:space="preserve">Either Party may revoke its agreement to be bound by these Clauses where (i) the European Commission adopts a decision pursuant to Article 45(3) of Regulation (EU) 2016/679 that covers the transfer of personal data to which these Clauses apply; or (ii) Regulation (EU) 2016/679 becomes part of the legal framework of the country to which the personal data is transferred. This is without prejudice to other obligations applying to the processing in question under Regulation (EU) 2016/679. </w:t>
      </w:r>
    </w:p>
    <w:p w14:paraId="6EA200FD" w14:textId="77777777" w:rsidR="003E3E37" w:rsidRPr="003E3E37" w:rsidRDefault="003E3E37" w:rsidP="003E3E37">
      <w:pPr>
        <w:spacing w:line="240" w:lineRule="auto"/>
        <w:rPr>
          <w:rFonts w:cs="Arial"/>
          <w:i/>
          <w:lang w:val="en-GB"/>
        </w:rPr>
      </w:pPr>
      <w:r w:rsidRPr="003E3E37">
        <w:rPr>
          <w:rFonts w:cs="Arial"/>
          <w:i/>
          <w:lang w:val="en-GB"/>
        </w:rPr>
        <w:t>Clause 17</w:t>
      </w:r>
    </w:p>
    <w:p w14:paraId="580CD8A7" w14:textId="77777777" w:rsidR="003E3E37" w:rsidRPr="003E3E37" w:rsidRDefault="003E3E37" w:rsidP="003E3E37">
      <w:pPr>
        <w:spacing w:line="240" w:lineRule="auto"/>
        <w:rPr>
          <w:rFonts w:cs="Arial"/>
          <w:b/>
          <w:i/>
          <w:lang w:val="en-GB"/>
        </w:rPr>
      </w:pPr>
      <w:r w:rsidRPr="003E3E37">
        <w:rPr>
          <w:rFonts w:cs="Arial"/>
          <w:b/>
          <w:i/>
          <w:lang w:val="en-GB"/>
        </w:rPr>
        <w:t>Governing law</w:t>
      </w:r>
    </w:p>
    <w:p w14:paraId="7FE06A7C" w14:textId="77777777" w:rsidR="003E3E37" w:rsidRPr="003E3E37" w:rsidRDefault="003E3E37" w:rsidP="003E3E37">
      <w:pPr>
        <w:spacing w:line="240" w:lineRule="auto"/>
        <w:rPr>
          <w:rFonts w:cs="Arial"/>
          <w:b/>
          <w:lang w:val="en-GB"/>
        </w:rPr>
      </w:pPr>
    </w:p>
    <w:p w14:paraId="5F6225DC" w14:textId="7DB33CF2" w:rsidR="003E3E37" w:rsidRPr="003E3E37" w:rsidRDefault="003E3E37" w:rsidP="003E3E37">
      <w:pPr>
        <w:spacing w:line="240" w:lineRule="auto"/>
        <w:rPr>
          <w:rFonts w:cs="Arial"/>
          <w:lang w:val="en-GB"/>
        </w:rPr>
      </w:pPr>
      <w:r w:rsidRPr="003E3E37">
        <w:rPr>
          <w:rFonts w:cs="Arial"/>
          <w:lang w:val="en-GB"/>
        </w:rPr>
        <w:t>These Clauses shall be governed by the law of one of the EU Member States, provided such law allows for third-party beneficiary rights. The Parties agree that this shall be the law of the Netherlands (</w:t>
      </w:r>
      <w:r w:rsidRPr="003E3E37">
        <w:rPr>
          <w:rFonts w:cs="Arial"/>
          <w:i/>
          <w:lang w:val="en-GB"/>
        </w:rPr>
        <w:t>specify Member State</w:t>
      </w:r>
      <w:r w:rsidRPr="003E3E37">
        <w:rPr>
          <w:rFonts w:cs="Arial"/>
          <w:lang w:val="en-GB"/>
        </w:rPr>
        <w:t xml:space="preserve">). </w:t>
      </w:r>
    </w:p>
    <w:p w14:paraId="53534ADA" w14:textId="77777777" w:rsidR="003E3E37" w:rsidRPr="003E3E37" w:rsidRDefault="003E3E37" w:rsidP="003E3E37">
      <w:pPr>
        <w:spacing w:line="240" w:lineRule="auto"/>
        <w:rPr>
          <w:rFonts w:cs="Arial"/>
          <w:i/>
          <w:lang w:val="en-GB"/>
        </w:rPr>
      </w:pPr>
      <w:r w:rsidRPr="003E3E37">
        <w:rPr>
          <w:rFonts w:cs="Arial"/>
          <w:i/>
          <w:lang w:val="en-GB"/>
        </w:rPr>
        <w:t>Clause 18</w:t>
      </w:r>
    </w:p>
    <w:p w14:paraId="3D6B768C" w14:textId="77777777" w:rsidR="003E3E37" w:rsidRPr="003E3E37" w:rsidRDefault="003E3E37" w:rsidP="003E3E37">
      <w:pPr>
        <w:spacing w:line="240" w:lineRule="auto"/>
        <w:rPr>
          <w:rFonts w:cs="Arial"/>
          <w:b/>
          <w:i/>
          <w:lang w:val="en-GB"/>
        </w:rPr>
      </w:pPr>
      <w:r w:rsidRPr="003E3E37">
        <w:rPr>
          <w:rFonts w:cs="Arial"/>
          <w:b/>
          <w:i/>
          <w:lang w:val="en-GB"/>
        </w:rPr>
        <w:t>Choice of forum and jurisdiction</w:t>
      </w:r>
    </w:p>
    <w:p w14:paraId="5EAF9B2B" w14:textId="77777777" w:rsidR="003E3E37" w:rsidRPr="003E3E37" w:rsidRDefault="003E3E37" w:rsidP="003E3E37">
      <w:pPr>
        <w:spacing w:line="240" w:lineRule="auto"/>
        <w:rPr>
          <w:rFonts w:cs="Arial"/>
          <w:b/>
          <w:lang w:val="en-GB"/>
        </w:rPr>
      </w:pPr>
    </w:p>
    <w:p w14:paraId="11E0B750" w14:textId="77777777" w:rsidR="003E3E37" w:rsidRPr="003E3E37" w:rsidRDefault="003E3E37" w:rsidP="003E3E37">
      <w:pPr>
        <w:numPr>
          <w:ilvl w:val="1"/>
          <w:numId w:val="24"/>
        </w:numPr>
        <w:spacing w:line="240" w:lineRule="auto"/>
        <w:rPr>
          <w:rFonts w:cs="Arial"/>
          <w:lang w:val="en-GB"/>
        </w:rPr>
      </w:pPr>
      <w:r w:rsidRPr="003E3E37">
        <w:rPr>
          <w:rFonts w:cs="Arial"/>
          <w:lang w:val="en-GB"/>
        </w:rPr>
        <w:t>Any dispute arising from these Clauses shall be resolved by the courts of an EU Member State.</w:t>
      </w:r>
    </w:p>
    <w:p w14:paraId="74E520BF" w14:textId="60360E2B" w:rsidR="003E3E37" w:rsidRPr="003E3E37" w:rsidRDefault="003E3E37" w:rsidP="003E3E37">
      <w:pPr>
        <w:numPr>
          <w:ilvl w:val="1"/>
          <w:numId w:val="23"/>
        </w:numPr>
        <w:spacing w:line="240" w:lineRule="auto"/>
        <w:rPr>
          <w:rFonts w:cs="Arial"/>
          <w:lang w:val="en-GB"/>
        </w:rPr>
      </w:pPr>
      <w:r w:rsidRPr="003E3E37">
        <w:rPr>
          <w:rFonts w:cs="Arial"/>
          <w:lang w:val="en-GB"/>
        </w:rPr>
        <w:t>The Parties agree that those shall be the courts of  the Netherlands (</w:t>
      </w:r>
      <w:r w:rsidRPr="003E3E37">
        <w:rPr>
          <w:rFonts w:cs="Arial"/>
          <w:i/>
          <w:lang w:val="en-GB"/>
        </w:rPr>
        <w:t>specify Member State</w:t>
      </w:r>
      <w:r w:rsidRPr="003E3E37">
        <w:rPr>
          <w:rFonts w:cs="Arial"/>
          <w:lang w:val="en-GB"/>
        </w:rPr>
        <w:t>).</w:t>
      </w:r>
    </w:p>
    <w:p w14:paraId="1526316E" w14:textId="77777777" w:rsidR="003E3E37" w:rsidRPr="003E3E37" w:rsidRDefault="003E3E37" w:rsidP="003E3E37">
      <w:pPr>
        <w:numPr>
          <w:ilvl w:val="1"/>
          <w:numId w:val="23"/>
        </w:numPr>
        <w:spacing w:line="240" w:lineRule="auto"/>
        <w:rPr>
          <w:rFonts w:cs="Arial"/>
          <w:lang w:val="en-GB"/>
        </w:rPr>
      </w:pPr>
      <w:r w:rsidRPr="003E3E37">
        <w:rPr>
          <w:rFonts w:cs="Arial"/>
          <w:lang w:val="en-GB"/>
        </w:rPr>
        <w:t xml:space="preserve">A data subject may also bring legal proceedings against the data exporter and/or data importer before the courts of the Member State in which he/she has his/her habitual residence. </w:t>
      </w:r>
    </w:p>
    <w:p w14:paraId="75430E1E" w14:textId="77777777" w:rsidR="003E3E37" w:rsidRPr="003E3E37" w:rsidRDefault="003E3E37" w:rsidP="003E3E37">
      <w:pPr>
        <w:numPr>
          <w:ilvl w:val="1"/>
          <w:numId w:val="23"/>
        </w:numPr>
        <w:spacing w:line="240" w:lineRule="auto"/>
        <w:rPr>
          <w:rFonts w:cs="Arial"/>
          <w:lang w:val="en-GB"/>
        </w:rPr>
      </w:pPr>
      <w:r w:rsidRPr="003E3E37">
        <w:rPr>
          <w:rFonts w:cs="Arial"/>
          <w:lang w:val="en-GB"/>
        </w:rPr>
        <w:t>The Parties agree to submit themselves to the jurisdiction of such courts.</w:t>
      </w:r>
    </w:p>
    <w:p w14:paraId="288187D7" w14:textId="77777777" w:rsidR="003E3E37" w:rsidRPr="003E3E37" w:rsidRDefault="003E3E37" w:rsidP="003E3E37">
      <w:pPr>
        <w:spacing w:line="240" w:lineRule="auto"/>
        <w:rPr>
          <w:rFonts w:cs="Arial"/>
          <w:b/>
          <w:lang w:val="en-GB"/>
        </w:rPr>
      </w:pPr>
    </w:p>
    <w:p w14:paraId="0C450F29" w14:textId="77777777" w:rsidR="003E3E37" w:rsidRPr="003E3E37" w:rsidRDefault="003E3E37" w:rsidP="003E3E37">
      <w:pPr>
        <w:spacing w:line="240" w:lineRule="auto"/>
        <w:rPr>
          <w:rFonts w:cs="Arial"/>
          <w:lang w:val="en-GB"/>
        </w:rPr>
      </w:pPr>
      <w:r w:rsidRPr="003E3E37">
        <w:rPr>
          <w:rFonts w:cs="Arial"/>
          <w:lang w:val="en-GB"/>
        </w:rPr>
        <w:br w:type="page"/>
      </w:r>
    </w:p>
    <w:p w14:paraId="50635962" w14:textId="2ADBD876" w:rsidR="003E3E37" w:rsidRPr="003E3E37" w:rsidRDefault="003E3E37" w:rsidP="003E3E37">
      <w:pPr>
        <w:spacing w:line="240" w:lineRule="auto"/>
        <w:rPr>
          <w:rFonts w:cs="Arial"/>
          <w:b/>
          <w:u w:val="single"/>
          <w:lang w:val="en-GB"/>
        </w:rPr>
      </w:pPr>
      <w:r w:rsidRPr="003E3E37">
        <w:rPr>
          <w:rFonts w:cs="Arial"/>
          <w:b/>
          <w:u w:val="single"/>
          <w:lang w:val="en-GB"/>
        </w:rPr>
        <w:lastRenderedPageBreak/>
        <w:t xml:space="preserve">APPENDIX </w:t>
      </w:r>
      <w:r w:rsidR="00823363">
        <w:rPr>
          <w:rFonts w:cs="Arial"/>
          <w:b/>
          <w:u w:val="single"/>
          <w:lang w:val="en-GB"/>
        </w:rPr>
        <w:t>TO SCC</w:t>
      </w:r>
    </w:p>
    <w:p w14:paraId="5690632C" w14:textId="77777777" w:rsidR="00823363" w:rsidRDefault="00823363" w:rsidP="003E3E37">
      <w:pPr>
        <w:spacing w:line="240" w:lineRule="auto"/>
        <w:rPr>
          <w:rFonts w:cs="Arial"/>
          <w:lang w:val="en-GB"/>
        </w:rPr>
      </w:pPr>
    </w:p>
    <w:p w14:paraId="0F956243" w14:textId="77777777" w:rsidR="003E3E37" w:rsidRPr="003E3E37" w:rsidRDefault="003E3E37" w:rsidP="003E3E37">
      <w:pPr>
        <w:spacing w:line="240" w:lineRule="auto"/>
        <w:rPr>
          <w:rFonts w:cs="Arial"/>
          <w:b/>
          <w:lang w:val="en-GB"/>
        </w:rPr>
      </w:pPr>
      <w:r w:rsidRPr="003E3E37">
        <w:rPr>
          <w:rFonts w:cs="Arial"/>
          <w:b/>
          <w:lang w:val="en-GB"/>
        </w:rPr>
        <w:t>A. LIST OF PARTIES</w:t>
      </w:r>
    </w:p>
    <w:p w14:paraId="70E75F9B" w14:textId="77777777" w:rsidR="003E3E37" w:rsidRPr="003E3E37" w:rsidRDefault="003E3E37" w:rsidP="003E3E37">
      <w:pPr>
        <w:spacing w:line="240" w:lineRule="auto"/>
        <w:rPr>
          <w:rFonts w:cs="Arial"/>
          <w:b/>
          <w:lang w:val="en-GB"/>
        </w:rPr>
      </w:pPr>
    </w:p>
    <w:p w14:paraId="2DD7D1C0" w14:textId="35667612" w:rsidR="003E3E37" w:rsidRPr="003E3E37" w:rsidRDefault="003E3E37" w:rsidP="003E3E37">
      <w:pPr>
        <w:spacing w:line="240" w:lineRule="auto"/>
        <w:rPr>
          <w:rFonts w:cs="Arial"/>
          <w:b/>
          <w:lang w:val="en-GB"/>
        </w:rPr>
      </w:pPr>
      <w:r w:rsidRPr="003E3E37">
        <w:rPr>
          <w:rFonts w:cs="Arial"/>
          <w:b/>
          <w:lang w:val="en-GB"/>
        </w:rPr>
        <w:t xml:space="preserve"> </w:t>
      </w:r>
    </w:p>
    <w:p w14:paraId="52E8533C" w14:textId="136CF22B" w:rsidR="003E3E37" w:rsidRPr="003E3E37" w:rsidRDefault="003E3E37" w:rsidP="00823363">
      <w:pPr>
        <w:spacing w:line="240" w:lineRule="auto"/>
        <w:rPr>
          <w:rFonts w:cs="Arial"/>
          <w:lang w:val="en-GB"/>
        </w:rPr>
      </w:pPr>
      <w:r w:rsidRPr="003E3E37">
        <w:rPr>
          <w:rFonts w:cs="Arial"/>
          <w:b/>
          <w:lang w:val="en-GB"/>
        </w:rPr>
        <w:t xml:space="preserve">Data exporter(s): </w:t>
      </w:r>
      <w:r w:rsidR="00823363">
        <w:rPr>
          <w:rFonts w:cs="Arial"/>
          <w:lang w:val="en-GB"/>
        </w:rPr>
        <w:t>Radboudumc</w:t>
      </w:r>
    </w:p>
    <w:p w14:paraId="3952B489" w14:textId="77777777" w:rsidR="003E3E37" w:rsidRPr="003E3E37" w:rsidRDefault="003E3E37" w:rsidP="003E3E37">
      <w:pPr>
        <w:spacing w:line="240" w:lineRule="auto"/>
        <w:rPr>
          <w:rFonts w:cs="Arial"/>
          <w:lang w:val="en-GB"/>
        </w:rPr>
      </w:pPr>
    </w:p>
    <w:p w14:paraId="255862F3" w14:textId="78E6B4D7" w:rsidR="003E3E37" w:rsidRPr="00201A2E" w:rsidRDefault="003E3E37" w:rsidP="00247953">
      <w:pPr>
        <w:spacing w:line="240" w:lineRule="auto"/>
        <w:rPr>
          <w:rFonts w:cs="Arial"/>
          <w:bCs/>
          <w:lang w:val="en-GB"/>
        </w:rPr>
      </w:pPr>
      <w:r w:rsidRPr="003E3E37">
        <w:rPr>
          <w:rFonts w:cs="Arial"/>
          <w:b/>
          <w:lang w:val="en-GB"/>
        </w:rPr>
        <w:t xml:space="preserve">Data importer(s): </w:t>
      </w:r>
      <w:r w:rsidR="00201A2E" w:rsidRPr="00201A2E">
        <w:rPr>
          <w:rFonts w:cs="Arial"/>
          <w:bCs/>
          <w:highlight w:val="yellow"/>
          <w:lang w:val="en-GB"/>
        </w:rPr>
        <w:t>&lt;..&gt;</w:t>
      </w:r>
    </w:p>
    <w:p w14:paraId="4AD8DA85" w14:textId="77777777" w:rsidR="003E3E37" w:rsidRPr="003E3E37" w:rsidRDefault="003E3E37" w:rsidP="003E3E37">
      <w:pPr>
        <w:spacing w:line="240" w:lineRule="auto"/>
        <w:rPr>
          <w:rFonts w:cs="Arial"/>
          <w:lang w:val="en-GB"/>
        </w:rPr>
      </w:pPr>
    </w:p>
    <w:p w14:paraId="7C43FCC6" w14:textId="77777777" w:rsidR="003E3E37" w:rsidRPr="003E3E37" w:rsidRDefault="003E3E37" w:rsidP="003E3E37">
      <w:pPr>
        <w:spacing w:line="240" w:lineRule="auto"/>
        <w:rPr>
          <w:rFonts w:cs="Arial"/>
          <w:b/>
          <w:lang w:val="en-GB"/>
        </w:rPr>
      </w:pPr>
      <w:bookmarkStart w:id="7" w:name="_Ref42601435"/>
      <w:r w:rsidRPr="003E3E37">
        <w:rPr>
          <w:rFonts w:cs="Arial"/>
          <w:b/>
          <w:lang w:val="en-GB"/>
        </w:rPr>
        <w:t>B. DESCRIPTION OF TRANSFER</w:t>
      </w:r>
      <w:bookmarkEnd w:id="7"/>
    </w:p>
    <w:p w14:paraId="57453DAD" w14:textId="77777777" w:rsidR="003E3E37" w:rsidRPr="003E3E37" w:rsidRDefault="003E3E37" w:rsidP="003E3E37">
      <w:pPr>
        <w:spacing w:line="240" w:lineRule="auto"/>
        <w:rPr>
          <w:rFonts w:cs="Arial"/>
          <w:b/>
          <w:lang w:val="en-GB"/>
        </w:rPr>
      </w:pPr>
    </w:p>
    <w:p w14:paraId="6C32255D" w14:textId="7B055B3D" w:rsidR="003E3E37" w:rsidRPr="00BA6310" w:rsidRDefault="00BA6310" w:rsidP="003E3E37">
      <w:pPr>
        <w:spacing w:line="240" w:lineRule="auto"/>
        <w:rPr>
          <w:rFonts w:cs="Arial"/>
          <w:i/>
          <w:lang w:val="en-US"/>
        </w:rPr>
      </w:pPr>
      <w:r w:rsidRPr="00BA6310">
        <w:rPr>
          <w:rFonts w:cs="Arial"/>
          <w:i/>
          <w:lang w:val="en-GB"/>
        </w:rPr>
        <w:t>See Annex I</w:t>
      </w:r>
    </w:p>
    <w:p w14:paraId="5AD04424" w14:textId="77777777" w:rsidR="003E3E37" w:rsidRPr="003E3E37" w:rsidRDefault="003E3E37" w:rsidP="003E3E37">
      <w:pPr>
        <w:spacing w:line="240" w:lineRule="auto"/>
        <w:rPr>
          <w:rFonts w:cs="Arial"/>
          <w:b/>
          <w:bCs/>
          <w:i/>
          <w:lang w:val="en-GB"/>
        </w:rPr>
      </w:pPr>
    </w:p>
    <w:p w14:paraId="02D2ED87" w14:textId="77777777" w:rsidR="003E3E37" w:rsidRPr="003E3E37" w:rsidRDefault="003E3E37" w:rsidP="003E3E37">
      <w:pPr>
        <w:spacing w:line="240" w:lineRule="auto"/>
        <w:rPr>
          <w:rFonts w:cs="Arial"/>
          <w:b/>
          <w:bCs/>
          <w:i/>
          <w:lang w:val="en-GB"/>
        </w:rPr>
      </w:pPr>
      <w:r w:rsidRPr="003E3E37">
        <w:rPr>
          <w:rFonts w:cs="Arial"/>
          <w:b/>
          <w:bCs/>
          <w:i/>
          <w:lang w:val="en-GB"/>
        </w:rPr>
        <w:t>The frequency of the transfer (e.g. whether the data is transferred on a one-off or continuous basis).</w:t>
      </w:r>
    </w:p>
    <w:p w14:paraId="70EEFC5A" w14:textId="0E7FB89C" w:rsidR="003E3E37" w:rsidRPr="003E3E37" w:rsidRDefault="00BE1165" w:rsidP="003E3E37">
      <w:pPr>
        <w:spacing w:line="240" w:lineRule="auto"/>
        <w:rPr>
          <w:rFonts w:cs="Arial"/>
          <w:i/>
          <w:lang w:val="en-US"/>
        </w:rPr>
      </w:pPr>
      <w:r>
        <w:rPr>
          <w:rFonts w:cs="Arial"/>
          <w:i/>
          <w:lang w:val="en-US"/>
        </w:rPr>
        <w:t>Single transfer</w:t>
      </w:r>
    </w:p>
    <w:p w14:paraId="1B53FE43" w14:textId="77777777" w:rsidR="003E3E37" w:rsidRPr="003E3E37" w:rsidRDefault="003E3E37" w:rsidP="003E3E37">
      <w:pPr>
        <w:spacing w:line="240" w:lineRule="auto"/>
        <w:rPr>
          <w:rFonts w:cs="Arial"/>
          <w:i/>
          <w:lang w:val="en-GB"/>
        </w:rPr>
      </w:pPr>
    </w:p>
    <w:p w14:paraId="004E1A99" w14:textId="77777777" w:rsidR="003E3E37" w:rsidRPr="003E3E37" w:rsidRDefault="003E3E37" w:rsidP="003E3E37">
      <w:pPr>
        <w:spacing w:line="240" w:lineRule="auto"/>
        <w:rPr>
          <w:rFonts w:cs="Arial"/>
          <w:b/>
          <w:bCs/>
          <w:i/>
          <w:lang w:val="en-GB"/>
        </w:rPr>
      </w:pPr>
      <w:r w:rsidRPr="003E3E37">
        <w:rPr>
          <w:rFonts w:cs="Arial"/>
          <w:b/>
          <w:bCs/>
          <w:i/>
          <w:lang w:val="en-GB"/>
        </w:rPr>
        <w:t>Nature of the processing</w:t>
      </w:r>
    </w:p>
    <w:p w14:paraId="4F5F1348" w14:textId="471A6108" w:rsidR="003E3E37" w:rsidRPr="003E3E37" w:rsidRDefault="00BE1165" w:rsidP="003E3E37">
      <w:pPr>
        <w:spacing w:line="240" w:lineRule="auto"/>
        <w:rPr>
          <w:rFonts w:cs="Arial"/>
          <w:i/>
          <w:iCs/>
          <w:lang w:val="en-GB"/>
        </w:rPr>
      </w:pPr>
      <w:r>
        <w:rPr>
          <w:rFonts w:cs="Arial"/>
          <w:i/>
          <w:iCs/>
          <w:lang w:val="en-GB"/>
        </w:rPr>
        <w:t>See Annex II</w:t>
      </w:r>
    </w:p>
    <w:p w14:paraId="0D7397BD" w14:textId="77777777" w:rsidR="003E3E37" w:rsidRPr="003E3E37" w:rsidRDefault="003E3E37" w:rsidP="003E3E37">
      <w:pPr>
        <w:spacing w:line="240" w:lineRule="auto"/>
        <w:rPr>
          <w:rFonts w:cs="Arial"/>
          <w:i/>
          <w:lang w:val="en-GB"/>
        </w:rPr>
      </w:pPr>
    </w:p>
    <w:p w14:paraId="2690E2B6" w14:textId="77777777" w:rsidR="003E3E37" w:rsidRPr="003E3E37" w:rsidRDefault="003E3E37" w:rsidP="003E3E37">
      <w:pPr>
        <w:spacing w:line="240" w:lineRule="auto"/>
        <w:rPr>
          <w:rFonts w:cs="Arial"/>
          <w:b/>
          <w:bCs/>
          <w:i/>
          <w:lang w:val="en-GB"/>
        </w:rPr>
      </w:pPr>
      <w:r w:rsidRPr="003E3E37">
        <w:rPr>
          <w:rFonts w:cs="Arial"/>
          <w:b/>
          <w:bCs/>
          <w:i/>
          <w:lang w:val="en-GB"/>
        </w:rPr>
        <w:t>Purpose(s) of the data transfer and further processing</w:t>
      </w:r>
    </w:p>
    <w:p w14:paraId="1F562AAC" w14:textId="11987CA6" w:rsidR="003E3E37" w:rsidRPr="003E3E37" w:rsidRDefault="00CD4832" w:rsidP="003E3E37">
      <w:pPr>
        <w:spacing w:line="240" w:lineRule="auto"/>
        <w:rPr>
          <w:rFonts w:cs="Arial"/>
          <w:i/>
          <w:lang w:val="en-GB"/>
        </w:rPr>
      </w:pPr>
      <w:r>
        <w:rPr>
          <w:rFonts w:cs="Arial"/>
          <w:i/>
          <w:lang w:val="en-US"/>
        </w:rPr>
        <w:t>See Annex I</w:t>
      </w:r>
    </w:p>
    <w:p w14:paraId="47AFD80F" w14:textId="77777777" w:rsidR="003E3E37" w:rsidRPr="003E3E37" w:rsidRDefault="003E3E37" w:rsidP="003E3E37">
      <w:pPr>
        <w:spacing w:line="240" w:lineRule="auto"/>
        <w:rPr>
          <w:rFonts w:cs="Arial"/>
          <w:b/>
          <w:bCs/>
          <w:i/>
          <w:lang w:val="en-GB"/>
        </w:rPr>
      </w:pPr>
    </w:p>
    <w:p w14:paraId="40008D8B" w14:textId="77777777" w:rsidR="003E3E37" w:rsidRPr="003E3E37" w:rsidRDefault="003E3E37" w:rsidP="003E3E37">
      <w:pPr>
        <w:spacing w:line="240" w:lineRule="auto"/>
        <w:rPr>
          <w:rFonts w:cs="Arial"/>
          <w:b/>
          <w:bCs/>
          <w:i/>
          <w:lang w:val="en-GB"/>
        </w:rPr>
      </w:pPr>
      <w:r w:rsidRPr="003E3E37">
        <w:rPr>
          <w:rFonts w:cs="Arial"/>
          <w:b/>
          <w:bCs/>
          <w:i/>
          <w:lang w:val="en-GB"/>
        </w:rPr>
        <w:t xml:space="preserve">The period for which the personal data will be retained, or, if that is not possible, the criteria used to determine that period </w:t>
      </w:r>
    </w:p>
    <w:p w14:paraId="7042DC05" w14:textId="42CF2030" w:rsidR="003E3E37" w:rsidRPr="003E3E37" w:rsidRDefault="00BA6310" w:rsidP="003E3E37">
      <w:pPr>
        <w:spacing w:line="240" w:lineRule="auto"/>
        <w:rPr>
          <w:rFonts w:cs="Arial"/>
          <w:i/>
          <w:iCs/>
          <w:lang w:val="en-US"/>
        </w:rPr>
      </w:pPr>
      <w:r>
        <w:rPr>
          <w:rFonts w:cs="Arial"/>
          <w:i/>
          <w:iCs/>
          <w:lang w:val="en-US"/>
        </w:rPr>
        <w:t>Duration of the Agreement unless earlier terminated</w:t>
      </w:r>
    </w:p>
    <w:p w14:paraId="4FFF9371" w14:textId="77777777" w:rsidR="003E3E37" w:rsidRPr="003E3E37" w:rsidRDefault="003E3E37" w:rsidP="003E3E37">
      <w:pPr>
        <w:spacing w:line="240" w:lineRule="auto"/>
        <w:rPr>
          <w:rFonts w:cs="Arial"/>
          <w:i/>
          <w:iCs/>
          <w:lang w:val="it-IT"/>
        </w:rPr>
      </w:pPr>
    </w:p>
    <w:p w14:paraId="1AC837FC" w14:textId="77777777" w:rsidR="003E3E37" w:rsidRPr="003E3E37" w:rsidRDefault="003E3E37" w:rsidP="003E3E37">
      <w:pPr>
        <w:spacing w:line="240" w:lineRule="auto"/>
        <w:rPr>
          <w:rFonts w:cs="Arial"/>
          <w:b/>
          <w:bCs/>
          <w:i/>
          <w:lang w:val="en-GB"/>
        </w:rPr>
      </w:pPr>
      <w:r w:rsidRPr="003E3E37">
        <w:rPr>
          <w:rFonts w:cs="Arial"/>
          <w:b/>
          <w:bCs/>
          <w:i/>
          <w:lang w:val="en-GB"/>
        </w:rPr>
        <w:t>For transfers to (sub-) processors, also specify subject matter, nature and duration of the processing</w:t>
      </w:r>
    </w:p>
    <w:p w14:paraId="0E188189" w14:textId="77777777" w:rsidR="003E3E37" w:rsidRPr="003E3E37" w:rsidRDefault="003E3E37" w:rsidP="003E3E37">
      <w:pPr>
        <w:spacing w:line="240" w:lineRule="auto"/>
        <w:rPr>
          <w:rFonts w:cs="Arial"/>
          <w:i/>
          <w:lang w:val="en-US"/>
        </w:rPr>
      </w:pPr>
      <w:r w:rsidRPr="003E3E37">
        <w:rPr>
          <w:rFonts w:cs="Arial"/>
          <w:i/>
          <w:lang w:val="en-US"/>
        </w:rPr>
        <w:t xml:space="preserve">Not applicable. </w:t>
      </w:r>
    </w:p>
    <w:p w14:paraId="5D2E2714" w14:textId="504E173C" w:rsidR="003E3E37" w:rsidRPr="003E3E37" w:rsidRDefault="003E3E37" w:rsidP="003E3E37">
      <w:pPr>
        <w:spacing w:line="240" w:lineRule="auto"/>
        <w:rPr>
          <w:rFonts w:cs="Arial"/>
          <w:b/>
          <w:lang w:val="en-GB"/>
        </w:rPr>
      </w:pPr>
    </w:p>
    <w:p w14:paraId="4E9E20F4" w14:textId="77777777" w:rsidR="003E3E37" w:rsidRPr="003E3E37" w:rsidRDefault="003E3E37" w:rsidP="003E3E37">
      <w:pPr>
        <w:spacing w:line="240" w:lineRule="auto"/>
        <w:rPr>
          <w:rFonts w:cs="Arial"/>
          <w:b/>
          <w:lang w:val="en-GB"/>
        </w:rPr>
      </w:pPr>
      <w:r w:rsidRPr="003E3E37">
        <w:rPr>
          <w:rFonts w:cs="Arial"/>
          <w:b/>
          <w:lang w:val="en-GB"/>
        </w:rPr>
        <w:t>C. COMPETENT SUPERVISORY AUTHORITY</w:t>
      </w:r>
    </w:p>
    <w:p w14:paraId="27F7F4FB" w14:textId="77777777" w:rsidR="003E3E37" w:rsidRPr="003E3E37" w:rsidRDefault="003E3E37" w:rsidP="003E3E37">
      <w:pPr>
        <w:spacing w:line="240" w:lineRule="auto"/>
        <w:rPr>
          <w:rFonts w:cs="Arial"/>
          <w:b/>
          <w:lang w:val="en-GB"/>
        </w:rPr>
      </w:pPr>
    </w:p>
    <w:p w14:paraId="6E7E0631" w14:textId="77777777" w:rsidR="003E3E37" w:rsidRPr="003E3E37" w:rsidRDefault="003E3E37" w:rsidP="003E3E37">
      <w:pPr>
        <w:spacing w:line="240" w:lineRule="auto"/>
        <w:rPr>
          <w:rFonts w:cs="Arial"/>
          <w:i/>
          <w:lang w:val="en-GB"/>
        </w:rPr>
      </w:pPr>
    </w:p>
    <w:p w14:paraId="73C06ACD" w14:textId="77777777" w:rsidR="003E3E37" w:rsidRPr="003E3E37" w:rsidRDefault="003E3E37" w:rsidP="003E3E37">
      <w:pPr>
        <w:spacing w:line="240" w:lineRule="auto"/>
        <w:rPr>
          <w:rFonts w:cs="Arial"/>
          <w:i/>
          <w:lang w:val="en-GB"/>
        </w:rPr>
      </w:pPr>
      <w:r w:rsidRPr="003E3E37">
        <w:rPr>
          <w:rFonts w:cs="Arial"/>
          <w:i/>
          <w:lang w:val="en-GB"/>
        </w:rPr>
        <w:t>Identify the competent supervisory authority/</w:t>
      </w:r>
      <w:proofErr w:type="spellStart"/>
      <w:r w:rsidRPr="003E3E37">
        <w:rPr>
          <w:rFonts w:cs="Arial"/>
          <w:i/>
          <w:lang w:val="en-GB"/>
        </w:rPr>
        <w:t>ies</w:t>
      </w:r>
      <w:proofErr w:type="spellEnd"/>
      <w:r w:rsidRPr="003E3E37">
        <w:rPr>
          <w:rFonts w:cs="Arial"/>
          <w:i/>
          <w:lang w:val="en-GB"/>
        </w:rPr>
        <w:t xml:space="preserve"> in accordance with Clause 13</w:t>
      </w:r>
    </w:p>
    <w:p w14:paraId="37CE34FB" w14:textId="77777777" w:rsidR="003E3E37" w:rsidRPr="003E3E37" w:rsidRDefault="003E3E37" w:rsidP="003E3E37">
      <w:pPr>
        <w:spacing w:line="240" w:lineRule="auto"/>
        <w:rPr>
          <w:rFonts w:cs="Arial"/>
          <w:iCs/>
        </w:rPr>
      </w:pPr>
      <w:bookmarkStart w:id="8" w:name="_Hlk84587209"/>
      <w:r w:rsidRPr="003E3E37">
        <w:rPr>
          <w:rFonts w:cs="Arial"/>
          <w:iCs/>
        </w:rPr>
        <w:t>Autoriteit Persoonsgegevens</w:t>
      </w:r>
    </w:p>
    <w:p w14:paraId="7CD35A6B" w14:textId="77777777" w:rsidR="003E3E37" w:rsidRPr="003E3E37" w:rsidRDefault="003E3E37" w:rsidP="003E3E37">
      <w:pPr>
        <w:spacing w:line="240" w:lineRule="auto"/>
        <w:rPr>
          <w:rFonts w:cs="Arial"/>
          <w:iCs/>
        </w:rPr>
      </w:pPr>
      <w:proofErr w:type="spellStart"/>
      <w:r w:rsidRPr="003E3E37">
        <w:rPr>
          <w:rFonts w:cs="Arial"/>
          <w:iCs/>
        </w:rPr>
        <w:t>Bezuidenhoutseweg</w:t>
      </w:r>
      <w:proofErr w:type="spellEnd"/>
      <w:r w:rsidRPr="003E3E37">
        <w:rPr>
          <w:rFonts w:cs="Arial"/>
          <w:iCs/>
        </w:rPr>
        <w:t xml:space="preserve"> 30</w:t>
      </w:r>
    </w:p>
    <w:p w14:paraId="5340C7E3" w14:textId="77777777" w:rsidR="003E3E37" w:rsidRPr="003E3E37" w:rsidRDefault="003E3E37" w:rsidP="003E3E37">
      <w:pPr>
        <w:spacing w:line="240" w:lineRule="auto"/>
        <w:rPr>
          <w:rFonts w:cs="Arial"/>
          <w:iCs/>
        </w:rPr>
      </w:pPr>
      <w:r w:rsidRPr="003E3E37">
        <w:rPr>
          <w:rFonts w:cs="Arial"/>
          <w:iCs/>
        </w:rPr>
        <w:t>Postbus 93374</w:t>
      </w:r>
      <w:r w:rsidRPr="003E3E37">
        <w:rPr>
          <w:rFonts w:cs="Arial"/>
          <w:iCs/>
        </w:rPr>
        <w:br/>
        <w:t>2509 AJ  Den Haag, The Netherlands</w:t>
      </w:r>
    </w:p>
    <w:bookmarkEnd w:id="8"/>
    <w:p w14:paraId="1260A485" w14:textId="77777777" w:rsidR="00823363" w:rsidRDefault="00823363" w:rsidP="003E3E37">
      <w:pPr>
        <w:spacing w:line="240" w:lineRule="auto"/>
        <w:rPr>
          <w:rFonts w:cs="Arial"/>
          <w:b/>
          <w:i/>
          <w:u w:val="single"/>
        </w:rPr>
      </w:pPr>
    </w:p>
    <w:p w14:paraId="73812027" w14:textId="77777777" w:rsidR="00823363" w:rsidRDefault="00823363" w:rsidP="003E3E37">
      <w:pPr>
        <w:spacing w:line="240" w:lineRule="auto"/>
        <w:rPr>
          <w:rFonts w:cs="Arial"/>
          <w:b/>
          <w:i/>
          <w:u w:val="single"/>
        </w:rPr>
      </w:pPr>
    </w:p>
    <w:p w14:paraId="212B3017" w14:textId="77777777" w:rsidR="00823363" w:rsidRDefault="00823363" w:rsidP="003E3E37">
      <w:pPr>
        <w:spacing w:line="240" w:lineRule="auto"/>
        <w:rPr>
          <w:rFonts w:cs="Arial"/>
          <w:b/>
          <w:i/>
          <w:u w:val="single"/>
        </w:rPr>
      </w:pPr>
    </w:p>
    <w:p w14:paraId="14CC67F0" w14:textId="77777777" w:rsidR="00823363" w:rsidRDefault="00823363" w:rsidP="003E3E37">
      <w:pPr>
        <w:spacing w:line="240" w:lineRule="auto"/>
        <w:rPr>
          <w:rFonts w:cs="Arial"/>
          <w:b/>
          <w:i/>
          <w:u w:val="single"/>
        </w:rPr>
      </w:pPr>
    </w:p>
    <w:p w14:paraId="4E27236F" w14:textId="77777777" w:rsidR="00823363" w:rsidRDefault="00823363" w:rsidP="003E3E37">
      <w:pPr>
        <w:spacing w:line="240" w:lineRule="auto"/>
        <w:rPr>
          <w:rFonts w:cs="Arial"/>
          <w:b/>
          <w:i/>
          <w:u w:val="single"/>
        </w:rPr>
      </w:pPr>
    </w:p>
    <w:p w14:paraId="3363D3AA" w14:textId="77777777" w:rsidR="00823363" w:rsidRDefault="00823363" w:rsidP="003E3E37">
      <w:pPr>
        <w:spacing w:line="240" w:lineRule="auto"/>
        <w:rPr>
          <w:rFonts w:cs="Arial"/>
          <w:b/>
          <w:i/>
          <w:u w:val="single"/>
        </w:rPr>
      </w:pPr>
    </w:p>
    <w:p w14:paraId="1DA6FE01" w14:textId="77777777" w:rsidR="00823363" w:rsidRDefault="00823363" w:rsidP="003E3E37">
      <w:pPr>
        <w:spacing w:line="240" w:lineRule="auto"/>
        <w:rPr>
          <w:rFonts w:cs="Arial"/>
          <w:b/>
          <w:i/>
          <w:u w:val="single"/>
        </w:rPr>
      </w:pPr>
    </w:p>
    <w:p w14:paraId="6B97426E" w14:textId="77777777" w:rsidR="00823363" w:rsidRDefault="00823363" w:rsidP="003E3E37">
      <w:pPr>
        <w:spacing w:line="240" w:lineRule="auto"/>
        <w:rPr>
          <w:rFonts w:cs="Arial"/>
          <w:b/>
          <w:i/>
          <w:u w:val="single"/>
        </w:rPr>
      </w:pPr>
    </w:p>
    <w:p w14:paraId="3532E319" w14:textId="77777777" w:rsidR="00823363" w:rsidRDefault="00823363" w:rsidP="003E3E37">
      <w:pPr>
        <w:spacing w:line="240" w:lineRule="auto"/>
        <w:rPr>
          <w:rFonts w:cs="Arial"/>
          <w:b/>
          <w:i/>
          <w:u w:val="single"/>
        </w:rPr>
      </w:pPr>
    </w:p>
    <w:p w14:paraId="1747A575" w14:textId="77777777" w:rsidR="00823363" w:rsidRDefault="00823363" w:rsidP="003E3E37">
      <w:pPr>
        <w:spacing w:line="240" w:lineRule="auto"/>
        <w:rPr>
          <w:rFonts w:cs="Arial"/>
          <w:b/>
          <w:i/>
          <w:u w:val="single"/>
        </w:rPr>
      </w:pPr>
    </w:p>
    <w:p w14:paraId="3996E422" w14:textId="77777777" w:rsidR="00823363" w:rsidRDefault="00823363" w:rsidP="003E3E37">
      <w:pPr>
        <w:spacing w:line="240" w:lineRule="auto"/>
        <w:rPr>
          <w:rFonts w:cs="Arial"/>
          <w:b/>
          <w:i/>
          <w:u w:val="single"/>
        </w:rPr>
      </w:pPr>
    </w:p>
    <w:p w14:paraId="50E27F0C" w14:textId="77777777" w:rsidR="00823363" w:rsidRDefault="00823363" w:rsidP="003E3E37">
      <w:pPr>
        <w:spacing w:line="240" w:lineRule="auto"/>
        <w:rPr>
          <w:rFonts w:cs="Arial"/>
          <w:b/>
          <w:i/>
          <w:u w:val="single"/>
        </w:rPr>
      </w:pPr>
    </w:p>
    <w:p w14:paraId="15D48483" w14:textId="77777777" w:rsidR="00823363" w:rsidRDefault="00823363" w:rsidP="003E3E37">
      <w:pPr>
        <w:spacing w:line="240" w:lineRule="auto"/>
        <w:rPr>
          <w:rFonts w:cs="Arial"/>
          <w:b/>
          <w:i/>
          <w:u w:val="single"/>
        </w:rPr>
      </w:pPr>
    </w:p>
    <w:p w14:paraId="4BE372FF" w14:textId="77777777" w:rsidR="00823363" w:rsidRDefault="00823363" w:rsidP="003E3E37">
      <w:pPr>
        <w:spacing w:line="240" w:lineRule="auto"/>
        <w:rPr>
          <w:rFonts w:cs="Arial"/>
          <w:b/>
          <w:i/>
          <w:u w:val="single"/>
        </w:rPr>
      </w:pPr>
    </w:p>
    <w:p w14:paraId="212EDBF5" w14:textId="77777777" w:rsidR="00823363" w:rsidRDefault="00823363" w:rsidP="003E3E37">
      <w:pPr>
        <w:spacing w:line="240" w:lineRule="auto"/>
        <w:rPr>
          <w:rFonts w:cs="Arial"/>
          <w:b/>
          <w:i/>
          <w:u w:val="single"/>
        </w:rPr>
      </w:pPr>
    </w:p>
    <w:p w14:paraId="18FFF0D7" w14:textId="6FBF83C4" w:rsidR="003E3E37" w:rsidRPr="00823363" w:rsidRDefault="003E3E37" w:rsidP="003E3E37">
      <w:pPr>
        <w:spacing w:line="240" w:lineRule="auto"/>
        <w:rPr>
          <w:rFonts w:cs="Arial"/>
          <w:i/>
          <w:lang w:val="en-GB"/>
        </w:rPr>
      </w:pPr>
      <w:r w:rsidRPr="003E3E37">
        <w:rPr>
          <w:rFonts w:cs="Arial"/>
          <w:b/>
          <w:u w:val="single"/>
          <w:lang w:val="en-GB"/>
        </w:rPr>
        <w:lastRenderedPageBreak/>
        <w:t>ANNEX II - TECHNICAL AND ORGANISATIONAL MEASURES INCLUDING TECHNICAL AND ORGANISATIONAL MEASURES TO ENSURE THE SECURITY OF THE DATA</w:t>
      </w:r>
    </w:p>
    <w:p w14:paraId="2DC72194" w14:textId="77777777" w:rsidR="003E3E37" w:rsidRPr="003E3E37" w:rsidRDefault="003E3E37" w:rsidP="003E3E37">
      <w:pPr>
        <w:spacing w:line="240" w:lineRule="auto"/>
        <w:rPr>
          <w:rFonts w:cs="Arial"/>
          <w:b/>
          <w:lang w:val="en-GB"/>
        </w:rPr>
      </w:pPr>
    </w:p>
    <w:p w14:paraId="6E626264" w14:textId="77777777" w:rsidR="003E3E37" w:rsidRPr="003E3E37" w:rsidRDefault="003E3E37" w:rsidP="003E3E37">
      <w:pPr>
        <w:spacing w:line="240" w:lineRule="auto"/>
        <w:rPr>
          <w:rFonts w:cs="Arial"/>
          <w:lang w:val="en-GB"/>
        </w:rPr>
      </w:pPr>
    </w:p>
    <w:p w14:paraId="4F659242" w14:textId="77777777" w:rsidR="003E3E37" w:rsidRPr="003E3E37" w:rsidRDefault="003E3E37" w:rsidP="003E3E37">
      <w:pPr>
        <w:spacing w:line="240" w:lineRule="auto"/>
        <w:rPr>
          <w:rFonts w:cs="Arial"/>
          <w:lang w:val="en-GB"/>
        </w:rPr>
      </w:pPr>
      <w:bookmarkStart w:id="9" w:name="_Toc14271725"/>
      <w:bookmarkStart w:id="10" w:name="_Toc14271929"/>
      <w:bookmarkStart w:id="11" w:name="_Toc14391529"/>
      <w:bookmarkStart w:id="12" w:name="_Toc14391611"/>
      <w:bookmarkStart w:id="13" w:name="_Toc14391847"/>
      <w:bookmarkStart w:id="14" w:name="_Toc14435437"/>
      <w:bookmarkEnd w:id="9"/>
      <w:bookmarkEnd w:id="10"/>
      <w:bookmarkEnd w:id="11"/>
      <w:bookmarkEnd w:id="12"/>
      <w:bookmarkEnd w:id="13"/>
      <w:bookmarkEnd w:id="14"/>
    </w:p>
    <w:bookmarkEnd w:id="4"/>
    <w:p w14:paraId="06A8D89A" w14:textId="77777777" w:rsidR="003E3E37" w:rsidRPr="003E3E37" w:rsidRDefault="003E3E37" w:rsidP="003E3E37">
      <w:pPr>
        <w:spacing w:line="240" w:lineRule="auto"/>
        <w:rPr>
          <w:rFonts w:cs="Arial"/>
          <w:lang w:val="en-GB"/>
        </w:rPr>
      </w:pPr>
    </w:p>
    <w:p w14:paraId="08A13AC7" w14:textId="77777777" w:rsidR="00212980" w:rsidRPr="003E3E37" w:rsidRDefault="00212980" w:rsidP="0098787C">
      <w:pPr>
        <w:spacing w:line="240" w:lineRule="auto"/>
        <w:rPr>
          <w:rFonts w:cs="Arial"/>
          <w:lang w:val="en-GB"/>
        </w:rPr>
      </w:pPr>
    </w:p>
    <w:sectPr w:rsidR="00212980" w:rsidRPr="003E3E37" w:rsidSect="001145D1">
      <w:headerReference w:type="even" r:id="rId15"/>
      <w:headerReference w:type="default" r:id="rId16"/>
      <w:footerReference w:type="default" r:id="rId17"/>
      <w:footerReference w:type="first" r:id="rId18"/>
      <w:type w:val="continuous"/>
      <w:pgSz w:w="11906" w:h="16838" w:code="9"/>
      <w:pgMar w:top="2835" w:right="1644" w:bottom="1247" w:left="1383" w:header="567" w:footer="794" w:gutter="0"/>
      <w:paperSrc w:first="7" w:other="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C89EA" w14:textId="77777777" w:rsidR="00390A9A" w:rsidRDefault="00390A9A">
      <w:pPr>
        <w:spacing w:line="240" w:lineRule="auto"/>
      </w:pPr>
      <w:r>
        <w:separator/>
      </w:r>
    </w:p>
  </w:endnote>
  <w:endnote w:type="continuationSeparator" w:id="0">
    <w:p w14:paraId="60773B68" w14:textId="77777777" w:rsidR="00390A9A" w:rsidRDefault="00390A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msRmn 12p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0608" w14:textId="44EDA256" w:rsidR="00771AA9" w:rsidRPr="00771AA9" w:rsidRDefault="00212980" w:rsidP="0064666A">
    <w:pPr>
      <w:pStyle w:val="Footer"/>
      <w:rPr>
        <w:lang w:val="en-US"/>
      </w:rPr>
    </w:pPr>
    <w:r>
      <w:t>A2</w:t>
    </w:r>
    <w:r w:rsidR="00CF414E">
      <w:t>6-</w:t>
    </w:r>
    <w:r w:rsidR="00CC0B96">
      <w:t>0981</w:t>
    </w:r>
    <w:r>
      <w:t xml:space="preserve"> RUMC Ref TTO</w:t>
    </w:r>
    <w:r w:rsidR="00771AA9">
      <w:tab/>
    </w:r>
    <w:r w:rsidR="00771AA9">
      <w:tab/>
    </w:r>
    <w:r w:rsidR="00771AA9" w:rsidRPr="00921977">
      <w:fldChar w:fldCharType="begin"/>
    </w:r>
    <w:r w:rsidR="00771AA9" w:rsidRPr="00921977">
      <w:instrText xml:space="preserve"> PAGE   \* MERGEFORMAT </w:instrText>
    </w:r>
    <w:r w:rsidR="00771AA9" w:rsidRPr="00921977">
      <w:fldChar w:fldCharType="separate"/>
    </w:r>
    <w:r w:rsidR="009B4A96">
      <w:rPr>
        <w:noProof/>
      </w:rPr>
      <w:t>1</w:t>
    </w:r>
    <w:r w:rsidR="00771AA9" w:rsidRPr="00921977">
      <w:fldChar w:fldCharType="end"/>
    </w:r>
    <w:r w:rsidR="00771AA9" w:rsidRPr="00921977">
      <w:t>/</w:t>
    </w:r>
    <w:fldSimple w:instr=" NUMPAGES  \* Arabic  \* MERGEFORMAT ">
      <w:r w:rsidR="009B4A96">
        <w:rPr>
          <w:noProof/>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2FEE" w14:textId="77777777" w:rsidR="001145D1" w:rsidRDefault="001145D1">
    <w:pPr>
      <w:pStyle w:val="Footer"/>
      <w:tabs>
        <w:tab w:val="clear" w:pos="907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9C0CD" w14:textId="77777777" w:rsidR="005814EA" w:rsidRPr="00ED69CA" w:rsidRDefault="00CA4A04" w:rsidP="00BC3318">
    <w:pPr>
      <w:pStyle w:val="Footer"/>
      <w:rPr>
        <w:szCs w:val="16"/>
      </w:rPr>
    </w:pPr>
    <w:sdt>
      <w:sdtPr>
        <w:rPr>
          <w:szCs w:val="16"/>
        </w:rPr>
        <w:alias w:val="Waarde van de document-id"/>
        <w:tag w:val="_dlc_DocId"/>
        <w:id w:val="1763259817"/>
        <w:lock w:val="contentLocked"/>
        <w:dataBinding w:prefixMappings="xmlns:ns0='http://schemas.microsoft.com/office/2006/metadata/properties' xmlns:ns1='http://www.w3.org/2001/XMLSchema-instance' xmlns:ns2='http://schemas.microsoft.com/office/infopath/2007/PartnerControls' xmlns:ns3='http://schemas.microsoft.com/sharepoint/v3' xmlns:ns4='aa4abf76-3801-4805-ab69-61dfd5ecc416' xmlns:ns5='30468d63-3274-473b-9ddd-de8577d7a3d2' " w:xpath="/ns0:properties[1]/documentManagement[1]/ns4:_dlc_DocId[1]" w:storeItemID="{401DB25F-E784-4A10-ADBF-5E62E461256E}"/>
        <w:text/>
      </w:sdtPr>
      <w:sdtEndPr/>
      <w:sdtContent>
        <w:r w:rsidR="00EE382B">
          <w:rPr>
            <w:szCs w:val="16"/>
          </w:rPr>
          <w:t>11.49</w:t>
        </w:r>
      </w:sdtContent>
    </w:sdt>
    <w:r w:rsidR="005814EA">
      <w:rPr>
        <w:szCs w:val="16"/>
      </w:rPr>
      <w:tab/>
    </w:r>
    <w:r w:rsidR="005814EA">
      <w:rPr>
        <w:szCs w:val="16"/>
      </w:rPr>
      <w:tab/>
    </w:r>
    <w:r w:rsidR="005814EA" w:rsidRPr="00390B81">
      <w:rPr>
        <w:rStyle w:val="PageNumber"/>
        <w:szCs w:val="16"/>
      </w:rPr>
      <w:fldChar w:fldCharType="begin"/>
    </w:r>
    <w:r w:rsidR="005814EA" w:rsidRPr="00390B81">
      <w:rPr>
        <w:rStyle w:val="PageNumber"/>
        <w:szCs w:val="16"/>
      </w:rPr>
      <w:instrText xml:space="preserve"> PAGE </w:instrText>
    </w:r>
    <w:r w:rsidR="005814EA" w:rsidRPr="00390B81">
      <w:rPr>
        <w:rStyle w:val="PageNumber"/>
        <w:szCs w:val="16"/>
      </w:rPr>
      <w:fldChar w:fldCharType="separate"/>
    </w:r>
    <w:r w:rsidR="0098787C">
      <w:rPr>
        <w:rStyle w:val="PageNumber"/>
        <w:noProof/>
        <w:szCs w:val="16"/>
      </w:rPr>
      <w:t>2</w:t>
    </w:r>
    <w:r w:rsidR="005814EA" w:rsidRPr="00390B81">
      <w:rPr>
        <w:rStyle w:val="PageNumber"/>
        <w:szCs w:val="16"/>
      </w:rPr>
      <w:fldChar w:fldCharType="end"/>
    </w:r>
    <w:r w:rsidR="005814EA">
      <w:rPr>
        <w:rStyle w:val="PageNumber"/>
        <w:szCs w:val="16"/>
      </w:rPr>
      <w:t>/</w:t>
    </w:r>
    <w:r w:rsidR="005814EA">
      <w:rPr>
        <w:rStyle w:val="PageNumber"/>
        <w:szCs w:val="16"/>
      </w:rPr>
      <w:fldChar w:fldCharType="begin"/>
    </w:r>
    <w:r w:rsidR="005814EA">
      <w:rPr>
        <w:rStyle w:val="PageNumber"/>
        <w:szCs w:val="16"/>
      </w:rPr>
      <w:instrText xml:space="preserve"> NUMPAGES  \# "0"  \* MERGEFORMAT </w:instrText>
    </w:r>
    <w:r w:rsidR="005814EA">
      <w:rPr>
        <w:rStyle w:val="PageNumber"/>
        <w:szCs w:val="16"/>
      </w:rPr>
      <w:fldChar w:fldCharType="separate"/>
    </w:r>
    <w:r w:rsidR="0098787C">
      <w:rPr>
        <w:rStyle w:val="PageNumber"/>
        <w:noProof/>
        <w:szCs w:val="16"/>
      </w:rPr>
      <w:t>2</w:t>
    </w:r>
    <w:r w:rsidR="005814EA">
      <w:rPr>
        <w:rStyle w:val="PageNumber"/>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35966" w14:textId="77777777" w:rsidR="005814EA" w:rsidRDefault="005814EA">
    <w:pPr>
      <w:pStyle w:val="Footer"/>
      <w:tabs>
        <w:tab w:val="clear" w:pos="90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9A425" w14:textId="77777777" w:rsidR="00390A9A" w:rsidRDefault="00390A9A">
      <w:pPr>
        <w:spacing w:line="240" w:lineRule="auto"/>
      </w:pPr>
      <w:r>
        <w:separator/>
      </w:r>
    </w:p>
  </w:footnote>
  <w:footnote w:type="continuationSeparator" w:id="0">
    <w:p w14:paraId="5359B3A8" w14:textId="77777777" w:rsidR="00390A9A" w:rsidRDefault="00390A9A">
      <w:pPr>
        <w:spacing w:line="240" w:lineRule="auto"/>
      </w:pPr>
      <w:r>
        <w:continuationSeparator/>
      </w:r>
    </w:p>
  </w:footnote>
  <w:footnote w:id="1">
    <w:p w14:paraId="38C71DF8" w14:textId="77777777" w:rsidR="003E3E37" w:rsidRPr="003E3E37" w:rsidRDefault="003E3E37" w:rsidP="003E3E37">
      <w:pPr>
        <w:pStyle w:val="FootnoteText"/>
        <w:ind w:left="284" w:hanging="284"/>
        <w:rPr>
          <w:lang w:val="en-US"/>
        </w:rPr>
      </w:pPr>
      <w:r>
        <w:rPr>
          <w:rStyle w:val="FootnoteReference"/>
        </w:rPr>
        <w:footnoteRef/>
      </w:r>
      <w:r w:rsidRPr="003E3E37">
        <w:rPr>
          <w:lang w:val="en-US"/>
        </w:rPr>
        <w:t xml:space="preserve"> </w:t>
      </w:r>
      <w:r w:rsidRPr="003E3E37">
        <w:rPr>
          <w:lang w:val="en-US"/>
        </w:rPr>
        <w:tab/>
        <w:t>Where the data exporter is a processor subject to Regulation (EU) 2016/679 acting on behalf of a Union institution or body as controller, reliance on these Clauses when engaging another processor (sub-processing) not subject to Regulation (EU) 2016/679 also ensures compliance with Article 29(4) of 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of 21.11.2018, p. 39), to the extent these Clauses and the data protection obligations as set out in the contract or other legal act between the controller and the processor pursuant to Article 29(3) of Regulation (EU) 2018/1725 are aligned. This will in particular be the case where the controller and processor rely on the standard contractual clauses included in Decision […].</w:t>
      </w:r>
    </w:p>
  </w:footnote>
  <w:footnote w:id="2">
    <w:p w14:paraId="49D5940D" w14:textId="77777777" w:rsidR="003E3E37" w:rsidRPr="003E3E37" w:rsidRDefault="003E3E37" w:rsidP="003E3E37">
      <w:pPr>
        <w:pStyle w:val="FootnoteText"/>
        <w:ind w:left="284" w:hanging="284"/>
        <w:rPr>
          <w:lang w:val="en-US"/>
        </w:rPr>
      </w:pPr>
      <w:r>
        <w:rPr>
          <w:rStyle w:val="FootnoteReference"/>
        </w:rPr>
        <w:footnoteRef/>
      </w:r>
      <w:r w:rsidRPr="003E3E37">
        <w:rPr>
          <w:lang w:val="en-US"/>
        </w:rPr>
        <w:t xml:space="preserve"> </w:t>
      </w:r>
      <w:r w:rsidRPr="003E3E37">
        <w:rPr>
          <w:lang w:val="en-US"/>
        </w:rPr>
        <w:tab/>
        <w:t>This requires rendering the data anonymous in such a way that the individual is no longer identifiable by anyone, in line with recital 26 of Regulation (EU) 2016/679, and that this process is irreversible.</w:t>
      </w:r>
    </w:p>
  </w:footnote>
  <w:footnote w:id="3">
    <w:p w14:paraId="219D9236" w14:textId="77777777" w:rsidR="003E3E37" w:rsidRPr="003E3E37" w:rsidRDefault="003E3E37" w:rsidP="003E3E37">
      <w:pPr>
        <w:pStyle w:val="FootnoteText"/>
        <w:ind w:left="284" w:hanging="284"/>
        <w:rPr>
          <w:lang w:val="en-US"/>
        </w:rPr>
      </w:pPr>
      <w:r>
        <w:rPr>
          <w:rStyle w:val="FootnoteReference"/>
        </w:rPr>
        <w:footnoteRef/>
      </w:r>
      <w:r w:rsidRPr="003E3E37">
        <w:rPr>
          <w:lang w:val="en-US"/>
        </w:rPr>
        <w:t xml:space="preserve"> </w:t>
      </w:r>
      <w:r w:rsidRPr="003E3E37">
        <w:rPr>
          <w:lang w:val="en-US"/>
        </w:rPr>
        <w:tab/>
        <w:t>The Agreement on the European Economic Area (EEA Agreement) provides for the extension of the European Union's internal market to the three EEA States Iceland, Liechtenstein and Norway. The Union data protection legislation, including Regulation (EU) 2016/679, is covered by the EEA Agreement and has been incorporated into Annex XI thereto. Therefore, any disclosure by the data importer to a third party located in the EEA does not qualify as an onward transfer for the purpose of these Clauses.</w:t>
      </w:r>
    </w:p>
    <w:p w14:paraId="34FEF324" w14:textId="77777777" w:rsidR="003E3E37" w:rsidRPr="003E3E37" w:rsidRDefault="003E3E37" w:rsidP="003E3E37">
      <w:pPr>
        <w:pStyle w:val="FootnoteText"/>
        <w:rPr>
          <w:lang w:val="en-US"/>
        </w:rPr>
      </w:pPr>
    </w:p>
    <w:p w14:paraId="33C27788" w14:textId="77777777" w:rsidR="003E3E37" w:rsidRPr="003E3E37" w:rsidRDefault="003E3E37" w:rsidP="003E3E37">
      <w:pPr>
        <w:pStyle w:val="FootnoteText"/>
        <w:rPr>
          <w:lang w:val="en-US"/>
        </w:rPr>
      </w:pPr>
    </w:p>
  </w:footnote>
  <w:footnote w:id="4">
    <w:p w14:paraId="467072E0" w14:textId="77777777" w:rsidR="003E3E37" w:rsidRPr="003E3E37" w:rsidRDefault="003E3E37" w:rsidP="003E3E37">
      <w:pPr>
        <w:pStyle w:val="FootnoteText"/>
        <w:ind w:left="284" w:hanging="284"/>
        <w:rPr>
          <w:lang w:val="en-US"/>
        </w:rPr>
      </w:pPr>
      <w:r>
        <w:rPr>
          <w:rStyle w:val="FootnoteReference"/>
        </w:rPr>
        <w:footnoteRef/>
      </w:r>
      <w:r w:rsidRPr="003E3E37">
        <w:rPr>
          <w:lang w:val="en-US"/>
        </w:rPr>
        <w:t xml:space="preserve"> </w:t>
      </w:r>
      <w:r w:rsidRPr="003E3E37">
        <w:rPr>
          <w:lang w:val="en-US"/>
        </w:rPr>
        <w:tab/>
        <w:t xml:space="preserve">That period may be extended by a maximum of two more months, to the extent necessary taking into account the complexity and number of requests. The data importer shall duly and promptly inform the data subject of any such extension. </w:t>
      </w:r>
    </w:p>
  </w:footnote>
  <w:footnote w:id="5">
    <w:p w14:paraId="62F3C660" w14:textId="46320B0D" w:rsidR="003E3E37" w:rsidRDefault="003E3E37" w:rsidP="003E3E37">
      <w:pPr>
        <w:pStyle w:val="FootnoteText"/>
        <w:ind w:left="284" w:hanging="284"/>
        <w:rPr>
          <w:del w:id="6" w:author="Auteur"/>
        </w:rPr>
      </w:pPr>
    </w:p>
  </w:footnote>
  <w:footnote w:id="6">
    <w:p w14:paraId="3D0E4A42" w14:textId="77777777" w:rsidR="003E3E37" w:rsidRPr="003E3E37" w:rsidRDefault="003E3E37" w:rsidP="003E3E37">
      <w:pPr>
        <w:pStyle w:val="FootnoteText"/>
        <w:ind w:left="284" w:hanging="284"/>
        <w:rPr>
          <w:lang w:val="en-US"/>
        </w:rPr>
      </w:pPr>
      <w:r>
        <w:rPr>
          <w:rStyle w:val="FootnoteReference"/>
          <w:rFonts w:ascii="Times New Roman" w:hAnsi="Times New Roman"/>
        </w:rPr>
        <w:footnoteRef/>
      </w:r>
      <w:r w:rsidRPr="003E3E37">
        <w:rPr>
          <w:rFonts w:ascii="Times New Roman" w:hAnsi="Times New Roman"/>
          <w:lang w:val="en-US"/>
        </w:rPr>
        <w:t xml:space="preserve"> </w:t>
      </w:r>
      <w:r w:rsidRPr="003E3E37">
        <w:rPr>
          <w:rFonts w:ascii="Times New Roman" w:hAnsi="Times New Roman"/>
          <w:lang w:val="en-US"/>
        </w:rPr>
        <w:tab/>
      </w:r>
      <w:r w:rsidRPr="003E3E37">
        <w:rPr>
          <w:rFonts w:ascii="Times New Roman" w:hAnsi="Times New Roman"/>
          <w:lang w:val="en-US" w:eastAsia="en-GB"/>
        </w:rPr>
        <w:t xml:space="preserve">As regards the impact of such laws and practices on compliance with these Clauses, different elements may be considered as part of an overall assessment. Such elements may include relevant and documented practical experience </w:t>
      </w:r>
      <w:r w:rsidRPr="003E3E37">
        <w:rPr>
          <w:rFonts w:ascii="Times New Roman" w:hAnsi="Times New Roman"/>
          <w:lang w:val="en-US"/>
        </w:rPr>
        <w:t>with prior instances of requests for disclosure from public authorities, or the absence of such requests, covering a sufficiently representative time-frame. This refers in particular to internal records or other documentation, drawn up on a continuous basis in accordance with due diligence and certified at senior management level, provided that this information can be lawfully shared with third parties. Where this practical experience is relied upon to conclude that the data importer will not be prevented from complying with these Clauses, it needs to be supported by other relevant, objective elements, and it is for the Parties to consider carefully whether these elements together carry sufficient weight, in terms of their reliability and representativeness, to support this conclusion. In particular, the Parties have to take into account whether their practical experience is corroborated and not contradicted by publicly available or otherwise accessible, reliable information on the existence or absence of requests within the same sector and/or the application of the law in practice, such as case law and reports by independent oversight bodies.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3A7C" w14:textId="4B5E8745" w:rsidR="001145D1" w:rsidRDefault="00AF45B4">
    <w:pPr>
      <w:pStyle w:val="Header"/>
    </w:pPr>
    <w:r>
      <w:rPr>
        <w:noProof/>
      </w:rPr>
      <w:drawing>
        <wp:anchor distT="0" distB="0" distL="114300" distR="114300" simplePos="0" relativeHeight="251657216" behindDoc="1" locked="0" layoutInCell="0" allowOverlap="1" wp14:anchorId="3C91CD46" wp14:editId="5B00DE57">
          <wp:simplePos x="0" y="0"/>
          <wp:positionH relativeFrom="margin">
            <wp:align>center</wp:align>
          </wp:positionH>
          <wp:positionV relativeFrom="margin">
            <wp:align>center</wp:align>
          </wp:positionV>
          <wp:extent cx="5621655" cy="7952105"/>
          <wp:effectExtent l="0" t="0" r="0" b="0"/>
          <wp:wrapNone/>
          <wp:docPr id="21" name="Afbeelding 21" descr="Briefpap_MACRO_rand_ingescho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riefpap_MACRO_rand_ingeschov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21655" cy="79521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8CD94" w14:textId="77777777" w:rsidR="005814EA" w:rsidRDefault="00CA4A04">
    <w:pPr>
      <w:pStyle w:val="Header"/>
    </w:pPr>
    <w:r>
      <w:rPr>
        <w:noProof/>
      </w:rPr>
      <w:pict w14:anchorId="6FB87F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7938" o:spid="_x0000_s2050" type="#_x0000_t75" style="position:absolute;margin-left:0;margin-top:0;width:442.65pt;height:626.15pt;z-index:-251658240;mso-position-horizontal:center;mso-position-horizontal-relative:margin;mso-position-vertical:center;mso-position-vertical-relative:margin" o:allowincell="f">
          <v:imagedata r:id="rId1" o:title="Briefpap_MACRO_rand_ingeschove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C62AE" w14:textId="29FBD433" w:rsidR="005814EA" w:rsidRDefault="005814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C78B8"/>
    <w:multiLevelType w:val="multilevel"/>
    <w:tmpl w:val="E4961562"/>
    <w:name w:val="Point"/>
    <w:lvl w:ilvl="0">
      <w:start w:val="1"/>
      <w:numFmt w:val="decimal"/>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Roman"/>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1" w15:restartNumberingAfterBreak="0">
    <w:nsid w:val="3B0D2923"/>
    <w:multiLevelType w:val="multilevel"/>
    <w:tmpl w:val="3A9E46B0"/>
    <w:styleLink w:val="Style1"/>
    <w:lvl w:ilvl="0">
      <w:start w:val="1"/>
      <w:numFmt w:val="bullet"/>
      <w:lvlText w:val="•"/>
      <w:lvlJc w:val="left"/>
      <w:pPr>
        <w:ind w:left="1276" w:hanging="851"/>
      </w:pPr>
      <w:rPr>
        <w:rFonts w:ascii="Arial" w:hAnsi="Arial" w:hint="default"/>
        <w:b w:val="0"/>
        <w:i w:val="0"/>
        <w:sz w:val="32"/>
      </w:rPr>
    </w:lvl>
    <w:lvl w:ilvl="1">
      <w:start w:val="1"/>
      <w:numFmt w:val="bullet"/>
      <w:lvlText w:val="•"/>
      <w:lvlJc w:val="left"/>
      <w:pPr>
        <w:ind w:left="1559" w:hanging="709"/>
      </w:pPr>
      <w:rPr>
        <w:rFonts w:ascii="Arial" w:hAnsi="Arial" w:hint="default"/>
        <w:b w:val="0"/>
        <w:i w:val="0"/>
        <w:sz w:val="20"/>
      </w:rPr>
    </w:lvl>
    <w:lvl w:ilvl="2">
      <w:start w:val="1"/>
      <w:numFmt w:val="bullet"/>
      <w:lvlText w:val=""/>
      <w:lvlJc w:val="left"/>
      <w:pPr>
        <w:ind w:left="1700" w:hanging="425"/>
      </w:pPr>
      <w:rPr>
        <w:rFonts w:ascii="Wingdings" w:hAnsi="Wingdings" w:hint="default"/>
      </w:rPr>
    </w:lvl>
    <w:lvl w:ilvl="3">
      <w:start w:val="1"/>
      <w:numFmt w:val="bullet"/>
      <w:lvlText w:val=""/>
      <w:lvlJc w:val="left"/>
      <w:pPr>
        <w:ind w:left="2125" w:hanging="425"/>
      </w:pPr>
      <w:rPr>
        <w:rFonts w:ascii="Symbol" w:hAnsi="Symbol" w:hint="default"/>
      </w:rPr>
    </w:lvl>
    <w:lvl w:ilvl="4">
      <w:start w:val="1"/>
      <w:numFmt w:val="bullet"/>
      <w:lvlText w:val="o"/>
      <w:lvlJc w:val="left"/>
      <w:pPr>
        <w:ind w:left="2550" w:hanging="425"/>
      </w:pPr>
      <w:rPr>
        <w:rFonts w:ascii="Courier New" w:hAnsi="Courier New" w:cs="Courier New" w:hint="default"/>
      </w:rPr>
    </w:lvl>
    <w:lvl w:ilvl="5">
      <w:start w:val="1"/>
      <w:numFmt w:val="bullet"/>
      <w:lvlText w:val=""/>
      <w:lvlJc w:val="left"/>
      <w:pPr>
        <w:ind w:left="2975" w:hanging="425"/>
      </w:pPr>
      <w:rPr>
        <w:rFonts w:ascii="Wingdings" w:hAnsi="Wingdings" w:hint="default"/>
      </w:rPr>
    </w:lvl>
    <w:lvl w:ilvl="6">
      <w:start w:val="1"/>
      <w:numFmt w:val="bullet"/>
      <w:lvlText w:val=""/>
      <w:lvlJc w:val="left"/>
      <w:pPr>
        <w:ind w:left="3400" w:hanging="425"/>
      </w:pPr>
      <w:rPr>
        <w:rFonts w:ascii="Symbol" w:hAnsi="Symbol" w:hint="default"/>
      </w:rPr>
    </w:lvl>
    <w:lvl w:ilvl="7">
      <w:start w:val="1"/>
      <w:numFmt w:val="bullet"/>
      <w:lvlText w:val="o"/>
      <w:lvlJc w:val="left"/>
      <w:pPr>
        <w:ind w:left="3825" w:hanging="425"/>
      </w:pPr>
      <w:rPr>
        <w:rFonts w:ascii="Courier New" w:hAnsi="Courier New" w:cs="Courier New" w:hint="default"/>
      </w:rPr>
    </w:lvl>
    <w:lvl w:ilvl="8">
      <w:start w:val="1"/>
      <w:numFmt w:val="bullet"/>
      <w:lvlText w:val=""/>
      <w:lvlJc w:val="left"/>
      <w:pPr>
        <w:ind w:left="4250" w:hanging="425"/>
      </w:pPr>
      <w:rPr>
        <w:rFonts w:ascii="Wingdings" w:hAnsi="Wingdings" w:hint="default"/>
      </w:rPr>
    </w:lvl>
  </w:abstractNum>
  <w:abstractNum w:abstractNumId="2" w15:restartNumberingAfterBreak="0">
    <w:nsid w:val="3B457529"/>
    <w:multiLevelType w:val="hybridMultilevel"/>
    <w:tmpl w:val="E81068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52C35A26"/>
    <w:multiLevelType w:val="hybridMultilevel"/>
    <w:tmpl w:val="4DBC9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7DE2AA3"/>
    <w:multiLevelType w:val="hybridMultilevel"/>
    <w:tmpl w:val="BBAC2A52"/>
    <w:lvl w:ilvl="0" w:tplc="CDEC8F16">
      <w:start w:val="1"/>
      <w:numFmt w:val="lowerLetter"/>
      <w:pStyle w:val="opsommingNFU2"/>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767C3C47"/>
    <w:multiLevelType w:val="hybridMultilevel"/>
    <w:tmpl w:val="3D0EC5BC"/>
    <w:lvl w:ilvl="0" w:tplc="58BEE15A">
      <w:start w:val="1"/>
      <w:numFmt w:val="decimal"/>
      <w:pStyle w:val="opsommingNFU3"/>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7C8B2506"/>
    <w:multiLevelType w:val="hybridMultilevel"/>
    <w:tmpl w:val="2488CC5C"/>
    <w:lvl w:ilvl="0" w:tplc="415A772A">
      <w:start w:val="1"/>
      <w:numFmt w:val="bullet"/>
      <w:pStyle w:val="opsommingNFU1"/>
      <w:lvlText w:val="-"/>
      <w:lvlJc w:val="left"/>
      <w:pPr>
        <w:ind w:left="720" w:hanging="360"/>
      </w:pPr>
      <w:rPr>
        <w:rFonts w:ascii="Arial Narrow" w:hAnsi="Arial Narro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65761628">
    <w:abstractNumId w:val="1"/>
  </w:num>
  <w:num w:numId="2" w16cid:durableId="1283729948">
    <w:abstractNumId w:val="6"/>
  </w:num>
  <w:num w:numId="3" w16cid:durableId="1015957683">
    <w:abstractNumId w:val="4"/>
  </w:num>
  <w:num w:numId="4" w16cid:durableId="1033386579">
    <w:abstractNumId w:val="5"/>
  </w:num>
  <w:num w:numId="5" w16cid:durableId="610430738">
    <w:abstractNumId w:val="5"/>
    <w:lvlOverride w:ilvl="0">
      <w:startOverride w:val="1"/>
    </w:lvlOverride>
  </w:num>
  <w:num w:numId="6" w16cid:durableId="1922643290">
    <w:abstractNumId w:val="4"/>
    <w:lvlOverride w:ilvl="0">
      <w:startOverride w:val="1"/>
    </w:lvlOverride>
  </w:num>
  <w:num w:numId="7" w16cid:durableId="643969534">
    <w:abstractNumId w:val="4"/>
    <w:lvlOverride w:ilvl="0">
      <w:startOverride w:val="1"/>
    </w:lvlOverride>
  </w:num>
  <w:num w:numId="8" w16cid:durableId="16339475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39929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20025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2089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648760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61036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535797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913637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766734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620371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309090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509318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93537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35019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413516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89711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755886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99638153">
    <w:abstractNumId w:val="2"/>
  </w:num>
  <w:num w:numId="26" w16cid:durableId="2090106792">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2"/>
  <w:displayVerticalDrawingGridEvery w:val="2"/>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EC0"/>
    <w:rsid w:val="00001D60"/>
    <w:rsid w:val="0000654E"/>
    <w:rsid w:val="00026D06"/>
    <w:rsid w:val="00034196"/>
    <w:rsid w:val="00035223"/>
    <w:rsid w:val="00065588"/>
    <w:rsid w:val="000852B4"/>
    <w:rsid w:val="0009628A"/>
    <w:rsid w:val="000A0B7C"/>
    <w:rsid w:val="000A424A"/>
    <w:rsid w:val="000A7246"/>
    <w:rsid w:val="000C2273"/>
    <w:rsid w:val="000C2A7D"/>
    <w:rsid w:val="000D5157"/>
    <w:rsid w:val="000D6146"/>
    <w:rsid w:val="000D6B6B"/>
    <w:rsid w:val="000D7D2A"/>
    <w:rsid w:val="000E6BAF"/>
    <w:rsid w:val="000F10FA"/>
    <w:rsid w:val="00100894"/>
    <w:rsid w:val="00103193"/>
    <w:rsid w:val="00103C19"/>
    <w:rsid w:val="001145D1"/>
    <w:rsid w:val="001476F1"/>
    <w:rsid w:val="00155C60"/>
    <w:rsid w:val="0017298A"/>
    <w:rsid w:val="00187326"/>
    <w:rsid w:val="001C11AA"/>
    <w:rsid w:val="001C4F4E"/>
    <w:rsid w:val="001D6DA5"/>
    <w:rsid w:val="001F37DB"/>
    <w:rsid w:val="00201A2E"/>
    <w:rsid w:val="0020228E"/>
    <w:rsid w:val="00212980"/>
    <w:rsid w:val="0021350B"/>
    <w:rsid w:val="00220B25"/>
    <w:rsid w:val="00234C87"/>
    <w:rsid w:val="002405C2"/>
    <w:rsid w:val="00247953"/>
    <w:rsid w:val="00260C07"/>
    <w:rsid w:val="002745A6"/>
    <w:rsid w:val="002750DB"/>
    <w:rsid w:val="00280627"/>
    <w:rsid w:val="002942EE"/>
    <w:rsid w:val="002A5250"/>
    <w:rsid w:val="002D0AC5"/>
    <w:rsid w:val="002D7150"/>
    <w:rsid w:val="002F4BAF"/>
    <w:rsid w:val="002F5AEF"/>
    <w:rsid w:val="00305EFD"/>
    <w:rsid w:val="0032330E"/>
    <w:rsid w:val="00343334"/>
    <w:rsid w:val="003436F4"/>
    <w:rsid w:val="0034796A"/>
    <w:rsid w:val="00351585"/>
    <w:rsid w:val="00357D3F"/>
    <w:rsid w:val="00366C0B"/>
    <w:rsid w:val="00377B12"/>
    <w:rsid w:val="00387F9D"/>
    <w:rsid w:val="00390A9A"/>
    <w:rsid w:val="00391166"/>
    <w:rsid w:val="003A068D"/>
    <w:rsid w:val="003A428D"/>
    <w:rsid w:val="003B2DD9"/>
    <w:rsid w:val="003C403D"/>
    <w:rsid w:val="003D110D"/>
    <w:rsid w:val="003D3539"/>
    <w:rsid w:val="003E1134"/>
    <w:rsid w:val="003E3E37"/>
    <w:rsid w:val="003F19B3"/>
    <w:rsid w:val="003F225B"/>
    <w:rsid w:val="00401580"/>
    <w:rsid w:val="004068CB"/>
    <w:rsid w:val="00416B80"/>
    <w:rsid w:val="00422A68"/>
    <w:rsid w:val="00441F51"/>
    <w:rsid w:val="004431F5"/>
    <w:rsid w:val="004474D4"/>
    <w:rsid w:val="00452665"/>
    <w:rsid w:val="00453B3F"/>
    <w:rsid w:val="00457A23"/>
    <w:rsid w:val="00473BBB"/>
    <w:rsid w:val="004804CF"/>
    <w:rsid w:val="00490531"/>
    <w:rsid w:val="004A28B0"/>
    <w:rsid w:val="004B6122"/>
    <w:rsid w:val="004B72E3"/>
    <w:rsid w:val="004D4BCE"/>
    <w:rsid w:val="004F29BA"/>
    <w:rsid w:val="004F42AD"/>
    <w:rsid w:val="004F4EC7"/>
    <w:rsid w:val="00511878"/>
    <w:rsid w:val="005244D0"/>
    <w:rsid w:val="005439BA"/>
    <w:rsid w:val="0056235D"/>
    <w:rsid w:val="005650F1"/>
    <w:rsid w:val="00572E64"/>
    <w:rsid w:val="00573A66"/>
    <w:rsid w:val="005814EA"/>
    <w:rsid w:val="0058527A"/>
    <w:rsid w:val="005A71C0"/>
    <w:rsid w:val="005B151A"/>
    <w:rsid w:val="005D3777"/>
    <w:rsid w:val="005D5D5F"/>
    <w:rsid w:val="005E172C"/>
    <w:rsid w:val="00635FF0"/>
    <w:rsid w:val="0064666A"/>
    <w:rsid w:val="006603E1"/>
    <w:rsid w:val="006941A1"/>
    <w:rsid w:val="0069730C"/>
    <w:rsid w:val="00697498"/>
    <w:rsid w:val="006A2222"/>
    <w:rsid w:val="006A66BD"/>
    <w:rsid w:val="006B4056"/>
    <w:rsid w:val="006B7C52"/>
    <w:rsid w:val="006C53AF"/>
    <w:rsid w:val="006E2BF5"/>
    <w:rsid w:val="007123CF"/>
    <w:rsid w:val="007352C0"/>
    <w:rsid w:val="00751308"/>
    <w:rsid w:val="00752584"/>
    <w:rsid w:val="007555AE"/>
    <w:rsid w:val="00761B94"/>
    <w:rsid w:val="00771AA9"/>
    <w:rsid w:val="00780968"/>
    <w:rsid w:val="00781F05"/>
    <w:rsid w:val="00784570"/>
    <w:rsid w:val="00785B5F"/>
    <w:rsid w:val="00792296"/>
    <w:rsid w:val="007923C6"/>
    <w:rsid w:val="007A082B"/>
    <w:rsid w:val="007B0370"/>
    <w:rsid w:val="007B288A"/>
    <w:rsid w:val="007B4DC2"/>
    <w:rsid w:val="007B7901"/>
    <w:rsid w:val="007C7391"/>
    <w:rsid w:val="007E1341"/>
    <w:rsid w:val="007E1777"/>
    <w:rsid w:val="007E4772"/>
    <w:rsid w:val="008016C3"/>
    <w:rsid w:val="008230FB"/>
    <w:rsid w:val="00823363"/>
    <w:rsid w:val="00825055"/>
    <w:rsid w:val="008336E7"/>
    <w:rsid w:val="008375B4"/>
    <w:rsid w:val="00850630"/>
    <w:rsid w:val="008547A0"/>
    <w:rsid w:val="0087229E"/>
    <w:rsid w:val="008734B6"/>
    <w:rsid w:val="00874D6A"/>
    <w:rsid w:val="0087668A"/>
    <w:rsid w:val="00882FAD"/>
    <w:rsid w:val="0089339B"/>
    <w:rsid w:val="00894B84"/>
    <w:rsid w:val="008A0B2D"/>
    <w:rsid w:val="008A12FD"/>
    <w:rsid w:val="008D1CC6"/>
    <w:rsid w:val="008E0FF4"/>
    <w:rsid w:val="008E1FED"/>
    <w:rsid w:val="008E48D9"/>
    <w:rsid w:val="008E5237"/>
    <w:rsid w:val="008E7F91"/>
    <w:rsid w:val="008F2FBB"/>
    <w:rsid w:val="009045C6"/>
    <w:rsid w:val="00914293"/>
    <w:rsid w:val="009148AD"/>
    <w:rsid w:val="00921977"/>
    <w:rsid w:val="0094728B"/>
    <w:rsid w:val="0095125C"/>
    <w:rsid w:val="00953FBA"/>
    <w:rsid w:val="0095626A"/>
    <w:rsid w:val="00964BD0"/>
    <w:rsid w:val="0098787C"/>
    <w:rsid w:val="00990D8A"/>
    <w:rsid w:val="009943F4"/>
    <w:rsid w:val="0099755C"/>
    <w:rsid w:val="009A49A8"/>
    <w:rsid w:val="009B2764"/>
    <w:rsid w:val="009B3F5C"/>
    <w:rsid w:val="009B4A96"/>
    <w:rsid w:val="009F0EC0"/>
    <w:rsid w:val="009F2A00"/>
    <w:rsid w:val="009F32A9"/>
    <w:rsid w:val="00A129A8"/>
    <w:rsid w:val="00A220E1"/>
    <w:rsid w:val="00A23C48"/>
    <w:rsid w:val="00A322A9"/>
    <w:rsid w:val="00A3665F"/>
    <w:rsid w:val="00A542C0"/>
    <w:rsid w:val="00A569AE"/>
    <w:rsid w:val="00A608BA"/>
    <w:rsid w:val="00A67D5A"/>
    <w:rsid w:val="00A848B2"/>
    <w:rsid w:val="00AB2C79"/>
    <w:rsid w:val="00AC2C63"/>
    <w:rsid w:val="00AC4E3B"/>
    <w:rsid w:val="00AC5708"/>
    <w:rsid w:val="00AE2793"/>
    <w:rsid w:val="00AF24DD"/>
    <w:rsid w:val="00AF45B4"/>
    <w:rsid w:val="00B14500"/>
    <w:rsid w:val="00B23E61"/>
    <w:rsid w:val="00B269F2"/>
    <w:rsid w:val="00B351B8"/>
    <w:rsid w:val="00B44E8F"/>
    <w:rsid w:val="00B51E35"/>
    <w:rsid w:val="00B55A5C"/>
    <w:rsid w:val="00B56D82"/>
    <w:rsid w:val="00B56DC5"/>
    <w:rsid w:val="00B72111"/>
    <w:rsid w:val="00B73AF2"/>
    <w:rsid w:val="00B76E86"/>
    <w:rsid w:val="00B80AC7"/>
    <w:rsid w:val="00B82501"/>
    <w:rsid w:val="00B84A1C"/>
    <w:rsid w:val="00B8582C"/>
    <w:rsid w:val="00BA4780"/>
    <w:rsid w:val="00BA6310"/>
    <w:rsid w:val="00BB6306"/>
    <w:rsid w:val="00BB6EC5"/>
    <w:rsid w:val="00BC3318"/>
    <w:rsid w:val="00BD1F94"/>
    <w:rsid w:val="00BE1165"/>
    <w:rsid w:val="00BE3DC2"/>
    <w:rsid w:val="00C14A1F"/>
    <w:rsid w:val="00C37E5E"/>
    <w:rsid w:val="00C51A7D"/>
    <w:rsid w:val="00C5521A"/>
    <w:rsid w:val="00C63DD8"/>
    <w:rsid w:val="00C71009"/>
    <w:rsid w:val="00C74105"/>
    <w:rsid w:val="00C947CB"/>
    <w:rsid w:val="00CA16D8"/>
    <w:rsid w:val="00CA4A04"/>
    <w:rsid w:val="00CA5FFD"/>
    <w:rsid w:val="00CB261A"/>
    <w:rsid w:val="00CB71D0"/>
    <w:rsid w:val="00CC0B96"/>
    <w:rsid w:val="00CC598D"/>
    <w:rsid w:val="00CD4832"/>
    <w:rsid w:val="00CF2319"/>
    <w:rsid w:val="00CF414E"/>
    <w:rsid w:val="00D17A63"/>
    <w:rsid w:val="00D264B5"/>
    <w:rsid w:val="00D26799"/>
    <w:rsid w:val="00D30A7C"/>
    <w:rsid w:val="00D36952"/>
    <w:rsid w:val="00D5735E"/>
    <w:rsid w:val="00D57FDC"/>
    <w:rsid w:val="00D6688C"/>
    <w:rsid w:val="00D6751E"/>
    <w:rsid w:val="00DA4845"/>
    <w:rsid w:val="00DB2FF8"/>
    <w:rsid w:val="00DB3E46"/>
    <w:rsid w:val="00DB5878"/>
    <w:rsid w:val="00DC3FCC"/>
    <w:rsid w:val="00DE5787"/>
    <w:rsid w:val="00E2763D"/>
    <w:rsid w:val="00E32CBA"/>
    <w:rsid w:val="00E4479E"/>
    <w:rsid w:val="00E53DBB"/>
    <w:rsid w:val="00E6757B"/>
    <w:rsid w:val="00E74AFE"/>
    <w:rsid w:val="00E80ECF"/>
    <w:rsid w:val="00E811FE"/>
    <w:rsid w:val="00E837FD"/>
    <w:rsid w:val="00E947AF"/>
    <w:rsid w:val="00E9552B"/>
    <w:rsid w:val="00EA1AA1"/>
    <w:rsid w:val="00EA4AFF"/>
    <w:rsid w:val="00EA5849"/>
    <w:rsid w:val="00EB6C8F"/>
    <w:rsid w:val="00ED69CA"/>
    <w:rsid w:val="00EE382B"/>
    <w:rsid w:val="00EF1791"/>
    <w:rsid w:val="00EF30B1"/>
    <w:rsid w:val="00EF76A7"/>
    <w:rsid w:val="00F064BD"/>
    <w:rsid w:val="00F11834"/>
    <w:rsid w:val="00F23DF2"/>
    <w:rsid w:val="00F256A7"/>
    <w:rsid w:val="00F30E68"/>
    <w:rsid w:val="00F679A8"/>
    <w:rsid w:val="00F8044D"/>
    <w:rsid w:val="00F903C6"/>
    <w:rsid w:val="00F97BBD"/>
    <w:rsid w:val="00FA1451"/>
    <w:rsid w:val="00FA6BDA"/>
    <w:rsid w:val="00FA76A4"/>
    <w:rsid w:val="00FB1840"/>
    <w:rsid w:val="00FC2AAB"/>
    <w:rsid w:val="00FC4D2A"/>
    <w:rsid w:val="00FD2CF5"/>
    <w:rsid w:val="00FF1C10"/>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7390EFE8"/>
  <w15:docId w15:val="{57788922-9733-407B-A61E-1EDFDB4ED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627"/>
    <w:pPr>
      <w:spacing w:line="260" w:lineRule="exact"/>
    </w:pPr>
    <w:rPr>
      <w:rFonts w:ascii="Arial" w:hAnsi="Arial"/>
    </w:rPr>
  </w:style>
  <w:style w:type="paragraph" w:styleId="Heading2">
    <w:name w:val="heading 2"/>
    <w:basedOn w:val="Normal"/>
    <w:next w:val="Normal"/>
    <w:link w:val="Heading2Char"/>
    <w:qFormat/>
    <w:rsid w:val="00CA5FFD"/>
    <w:pPr>
      <w:keepNext/>
      <w:tabs>
        <w:tab w:val="center" w:pos="4395"/>
      </w:tabs>
      <w:spacing w:line="240" w:lineRule="auto"/>
      <w:outlineLvl w:val="1"/>
    </w:pPr>
    <w:rPr>
      <w:rFonts w:ascii="TmsRmn 12pt" w:hAnsi="TmsRmn 12pt"/>
      <w:b/>
      <w:sz w:val="28"/>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B4056"/>
    <w:pPr>
      <w:tabs>
        <w:tab w:val="center" w:pos="4536"/>
        <w:tab w:val="right" w:pos="9072"/>
      </w:tabs>
    </w:pPr>
  </w:style>
  <w:style w:type="paragraph" w:styleId="Footer">
    <w:name w:val="footer"/>
    <w:basedOn w:val="Normal"/>
    <w:link w:val="FooterChar"/>
    <w:uiPriority w:val="99"/>
    <w:rsid w:val="0064666A"/>
    <w:pPr>
      <w:tabs>
        <w:tab w:val="center" w:pos="4536"/>
        <w:tab w:val="right" w:pos="9072"/>
      </w:tabs>
    </w:pPr>
    <w:rPr>
      <w:sz w:val="16"/>
    </w:rPr>
  </w:style>
  <w:style w:type="paragraph" w:customStyle="1" w:styleId="Agendapunt">
    <w:name w:val="Agendapunt"/>
    <w:next w:val="BodyText"/>
    <w:autoRedefine/>
    <w:rsid w:val="0000654E"/>
    <w:pPr>
      <w:tabs>
        <w:tab w:val="left" w:pos="425"/>
      </w:tabs>
      <w:spacing w:line="260" w:lineRule="exact"/>
    </w:pPr>
    <w:rPr>
      <w:rFonts w:ascii="Arial" w:hAnsi="Arial"/>
      <w:b/>
    </w:rPr>
  </w:style>
  <w:style w:type="paragraph" w:customStyle="1" w:styleId="Bijlageteken">
    <w:name w:val="Bijlageteken"/>
    <w:next w:val="BodyText"/>
    <w:autoRedefine/>
    <w:rsid w:val="0000654E"/>
    <w:pPr>
      <w:spacing w:line="260" w:lineRule="exact"/>
      <w:ind w:hanging="567"/>
    </w:pPr>
    <w:rPr>
      <w:rFonts w:ascii="Arial" w:hAnsi="Arial"/>
    </w:rPr>
  </w:style>
  <w:style w:type="character" w:styleId="PageNumber">
    <w:name w:val="page number"/>
    <w:basedOn w:val="DefaultParagraphFont"/>
    <w:rsid w:val="00ED69CA"/>
  </w:style>
  <w:style w:type="paragraph" w:customStyle="1" w:styleId="opsommingNFU1">
    <w:name w:val="opsommingNFU1"/>
    <w:basedOn w:val="BodyText"/>
    <w:qFormat/>
    <w:rsid w:val="00EF30B1"/>
    <w:pPr>
      <w:numPr>
        <w:numId w:val="2"/>
      </w:numPr>
      <w:ind w:left="284" w:hanging="284"/>
    </w:pPr>
  </w:style>
  <w:style w:type="paragraph" w:styleId="BodyText">
    <w:name w:val="Body Text"/>
    <w:basedOn w:val="Normal"/>
    <w:rsid w:val="00572E64"/>
  </w:style>
  <w:style w:type="paragraph" w:customStyle="1" w:styleId="opsommingNFU2">
    <w:name w:val="opsommingNFU2"/>
    <w:basedOn w:val="Normal"/>
    <w:qFormat/>
    <w:rsid w:val="00EF30B1"/>
    <w:pPr>
      <w:numPr>
        <w:numId w:val="3"/>
      </w:numPr>
      <w:ind w:left="284" w:hanging="284"/>
    </w:pPr>
  </w:style>
  <w:style w:type="paragraph" w:customStyle="1" w:styleId="opsommingNFU3">
    <w:name w:val="opsommingNFU3"/>
    <w:basedOn w:val="Normal"/>
    <w:qFormat/>
    <w:rsid w:val="00EF30B1"/>
    <w:pPr>
      <w:numPr>
        <w:numId w:val="4"/>
      </w:numPr>
      <w:ind w:left="284" w:hanging="284"/>
    </w:pPr>
  </w:style>
  <w:style w:type="numbering" w:customStyle="1" w:styleId="Style1">
    <w:name w:val="Style1"/>
    <w:rsid w:val="00D5735E"/>
    <w:pPr>
      <w:numPr>
        <w:numId w:val="1"/>
      </w:numPr>
    </w:pPr>
  </w:style>
  <w:style w:type="character" w:customStyle="1" w:styleId="FooterChar">
    <w:name w:val="Footer Char"/>
    <w:basedOn w:val="DefaultParagraphFont"/>
    <w:link w:val="Footer"/>
    <w:uiPriority w:val="99"/>
    <w:rsid w:val="0064666A"/>
    <w:rPr>
      <w:rFonts w:ascii="Arial" w:hAnsi="Arial"/>
      <w:sz w:val="16"/>
    </w:rPr>
  </w:style>
  <w:style w:type="character" w:styleId="PlaceholderText">
    <w:name w:val="Placeholder Text"/>
    <w:basedOn w:val="DefaultParagraphFont"/>
    <w:uiPriority w:val="99"/>
    <w:semiHidden/>
    <w:rsid w:val="000F10FA"/>
    <w:rPr>
      <w:color w:val="808080"/>
    </w:rPr>
  </w:style>
  <w:style w:type="paragraph" w:styleId="BalloonText">
    <w:name w:val="Balloon Text"/>
    <w:basedOn w:val="Normal"/>
    <w:link w:val="BalloonTextChar"/>
    <w:uiPriority w:val="99"/>
    <w:semiHidden/>
    <w:unhideWhenUsed/>
    <w:rsid w:val="000F10F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10FA"/>
    <w:rPr>
      <w:rFonts w:ascii="Tahoma" w:hAnsi="Tahoma" w:cs="Tahoma"/>
      <w:sz w:val="16"/>
      <w:szCs w:val="16"/>
    </w:rPr>
  </w:style>
  <w:style w:type="character" w:customStyle="1" w:styleId="Heading2Char">
    <w:name w:val="Heading 2 Char"/>
    <w:basedOn w:val="DefaultParagraphFont"/>
    <w:link w:val="Heading2"/>
    <w:rsid w:val="00CA5FFD"/>
    <w:rPr>
      <w:rFonts w:ascii="TmsRmn 12pt" w:hAnsi="TmsRmn 12pt"/>
      <w:b/>
      <w:sz w:val="28"/>
      <w:lang w:val="en-GB"/>
    </w:rPr>
  </w:style>
  <w:style w:type="paragraph" w:customStyle="1" w:styleId="Dokument1">
    <w:name w:val="Dokument 1"/>
    <w:rsid w:val="00CA5FFD"/>
    <w:pPr>
      <w:keepNext/>
      <w:keepLines/>
      <w:tabs>
        <w:tab w:val="left" w:pos="-720"/>
      </w:tabs>
      <w:suppressAutoHyphens/>
    </w:pPr>
    <w:rPr>
      <w:rFonts w:ascii="TmsRmn 12pt" w:hAnsi="TmsRmn 12pt"/>
      <w:sz w:val="24"/>
      <w:lang w:val="en-US"/>
    </w:rPr>
  </w:style>
  <w:style w:type="character" w:styleId="Hyperlink">
    <w:name w:val="Hyperlink"/>
    <w:basedOn w:val="DefaultParagraphFont"/>
    <w:unhideWhenUsed/>
    <w:rsid w:val="00CA5FFD"/>
    <w:rPr>
      <w:color w:val="0000FF"/>
      <w:u w:val="single"/>
    </w:rPr>
  </w:style>
  <w:style w:type="character" w:customStyle="1" w:styleId="HeaderChar">
    <w:name w:val="Header Char"/>
    <w:basedOn w:val="DefaultParagraphFont"/>
    <w:link w:val="Header"/>
    <w:uiPriority w:val="99"/>
    <w:rsid w:val="00CA5FFD"/>
    <w:rPr>
      <w:rFonts w:ascii="Arial" w:hAnsi="Arial"/>
    </w:rPr>
  </w:style>
  <w:style w:type="table" w:styleId="TableGrid">
    <w:name w:val="Table Grid"/>
    <w:basedOn w:val="TableNormal"/>
    <w:uiPriority w:val="59"/>
    <w:rsid w:val="00CA5FFD"/>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A5FFD"/>
    <w:pPr>
      <w:autoSpaceDE w:val="0"/>
      <w:autoSpaceDN w:val="0"/>
      <w:adjustRightInd w:val="0"/>
    </w:pPr>
    <w:rPr>
      <w:rFonts w:eastAsia="Calibri"/>
      <w:color w:val="000000"/>
      <w:sz w:val="24"/>
      <w:szCs w:val="24"/>
      <w:lang w:eastAsia="en-US"/>
    </w:rPr>
  </w:style>
  <w:style w:type="paragraph" w:styleId="ListParagraph">
    <w:name w:val="List Paragraph"/>
    <w:basedOn w:val="Normal"/>
    <w:uiPriority w:val="34"/>
    <w:qFormat/>
    <w:rsid w:val="009148AD"/>
    <w:pPr>
      <w:ind w:left="720"/>
      <w:contextualSpacing/>
    </w:pPr>
  </w:style>
  <w:style w:type="paragraph" w:styleId="FootnoteText">
    <w:name w:val="footnote text"/>
    <w:basedOn w:val="Normal"/>
    <w:link w:val="FootnoteTextChar"/>
    <w:uiPriority w:val="99"/>
    <w:semiHidden/>
    <w:unhideWhenUsed/>
    <w:rsid w:val="003E3E37"/>
    <w:pPr>
      <w:spacing w:line="240" w:lineRule="auto"/>
    </w:pPr>
  </w:style>
  <w:style w:type="character" w:customStyle="1" w:styleId="FootnoteTextChar">
    <w:name w:val="Footnote Text Char"/>
    <w:basedOn w:val="DefaultParagraphFont"/>
    <w:link w:val="FootnoteText"/>
    <w:uiPriority w:val="99"/>
    <w:semiHidden/>
    <w:rsid w:val="003E3E37"/>
    <w:rPr>
      <w:rFonts w:ascii="Arial" w:hAnsi="Arial"/>
    </w:rPr>
  </w:style>
  <w:style w:type="paragraph" w:styleId="CommentText">
    <w:name w:val="annotation text"/>
    <w:basedOn w:val="Normal"/>
    <w:link w:val="CommentTextChar"/>
    <w:uiPriority w:val="99"/>
    <w:semiHidden/>
    <w:unhideWhenUsed/>
    <w:rsid w:val="003E3E37"/>
    <w:pPr>
      <w:spacing w:line="240" w:lineRule="auto"/>
    </w:pPr>
  </w:style>
  <w:style w:type="character" w:customStyle="1" w:styleId="CommentTextChar">
    <w:name w:val="Comment Text Char"/>
    <w:basedOn w:val="DefaultParagraphFont"/>
    <w:link w:val="CommentText"/>
    <w:uiPriority w:val="99"/>
    <w:semiHidden/>
    <w:rsid w:val="003E3E37"/>
    <w:rPr>
      <w:rFonts w:ascii="Arial" w:hAnsi="Arial"/>
    </w:rPr>
  </w:style>
  <w:style w:type="paragraph" w:customStyle="1" w:styleId="Point0number">
    <w:name w:val="Point 0 (number)"/>
    <w:basedOn w:val="Normal"/>
    <w:rsid w:val="003E3E37"/>
    <w:pPr>
      <w:numPr>
        <w:numId w:val="8"/>
      </w:numPr>
      <w:spacing w:before="120" w:after="120" w:line="240" w:lineRule="auto"/>
      <w:jc w:val="both"/>
    </w:pPr>
    <w:rPr>
      <w:rFonts w:ascii="Times New Roman" w:eastAsia="Calibri" w:hAnsi="Times New Roman"/>
      <w:sz w:val="24"/>
      <w:szCs w:val="22"/>
      <w:lang w:val="en-GB" w:eastAsia="en-US"/>
    </w:rPr>
  </w:style>
  <w:style w:type="paragraph" w:customStyle="1" w:styleId="Point1number">
    <w:name w:val="Point 1 (number)"/>
    <w:basedOn w:val="Normal"/>
    <w:rsid w:val="003E3E37"/>
    <w:pPr>
      <w:numPr>
        <w:ilvl w:val="2"/>
        <w:numId w:val="8"/>
      </w:numPr>
      <w:spacing w:before="120" w:after="120" w:line="240" w:lineRule="auto"/>
      <w:jc w:val="both"/>
    </w:pPr>
    <w:rPr>
      <w:rFonts w:ascii="Times New Roman" w:eastAsia="Calibri" w:hAnsi="Times New Roman"/>
      <w:sz w:val="24"/>
      <w:szCs w:val="22"/>
      <w:lang w:val="en-GB" w:eastAsia="en-US"/>
    </w:rPr>
  </w:style>
  <w:style w:type="paragraph" w:customStyle="1" w:styleId="Point2number">
    <w:name w:val="Point 2 (number)"/>
    <w:basedOn w:val="Normal"/>
    <w:rsid w:val="003E3E37"/>
    <w:pPr>
      <w:numPr>
        <w:ilvl w:val="4"/>
        <w:numId w:val="8"/>
      </w:numPr>
      <w:spacing w:before="120" w:after="120" w:line="240" w:lineRule="auto"/>
      <w:jc w:val="both"/>
    </w:pPr>
    <w:rPr>
      <w:rFonts w:ascii="Times New Roman" w:eastAsia="Calibri" w:hAnsi="Times New Roman"/>
      <w:sz w:val="24"/>
      <w:szCs w:val="22"/>
      <w:lang w:val="en-GB" w:eastAsia="en-US"/>
    </w:rPr>
  </w:style>
  <w:style w:type="paragraph" w:customStyle="1" w:styleId="Point3number">
    <w:name w:val="Point 3 (number)"/>
    <w:basedOn w:val="Normal"/>
    <w:rsid w:val="003E3E37"/>
    <w:pPr>
      <w:numPr>
        <w:ilvl w:val="6"/>
        <w:numId w:val="8"/>
      </w:numPr>
      <w:spacing w:before="120" w:after="120" w:line="240" w:lineRule="auto"/>
      <w:jc w:val="both"/>
    </w:pPr>
    <w:rPr>
      <w:rFonts w:ascii="Times New Roman" w:eastAsia="Calibri" w:hAnsi="Times New Roman"/>
      <w:sz w:val="24"/>
      <w:szCs w:val="22"/>
      <w:lang w:val="en-GB" w:eastAsia="en-US"/>
    </w:rPr>
  </w:style>
  <w:style w:type="paragraph" w:customStyle="1" w:styleId="Point0letter">
    <w:name w:val="Point 0 (letter)"/>
    <w:basedOn w:val="Normal"/>
    <w:rsid w:val="003E3E37"/>
    <w:pPr>
      <w:numPr>
        <w:ilvl w:val="1"/>
        <w:numId w:val="8"/>
      </w:numPr>
      <w:spacing w:before="120" w:after="120" w:line="240" w:lineRule="auto"/>
      <w:jc w:val="both"/>
    </w:pPr>
    <w:rPr>
      <w:rFonts w:ascii="Times New Roman" w:eastAsia="Calibri" w:hAnsi="Times New Roman"/>
      <w:sz w:val="24"/>
      <w:szCs w:val="22"/>
      <w:lang w:val="en-GB" w:eastAsia="en-US"/>
    </w:rPr>
  </w:style>
  <w:style w:type="paragraph" w:customStyle="1" w:styleId="Point2letter">
    <w:name w:val="Point 2 (letter)"/>
    <w:basedOn w:val="Normal"/>
    <w:rsid w:val="003E3E37"/>
    <w:pPr>
      <w:numPr>
        <w:ilvl w:val="5"/>
        <w:numId w:val="8"/>
      </w:numPr>
      <w:spacing w:before="120" w:after="120" w:line="240" w:lineRule="auto"/>
      <w:jc w:val="both"/>
    </w:pPr>
    <w:rPr>
      <w:rFonts w:ascii="Times New Roman" w:eastAsia="Calibri" w:hAnsi="Times New Roman"/>
      <w:sz w:val="24"/>
      <w:szCs w:val="22"/>
      <w:lang w:val="en-GB" w:eastAsia="en-US"/>
    </w:rPr>
  </w:style>
  <w:style w:type="paragraph" w:customStyle="1" w:styleId="Point3letter">
    <w:name w:val="Point 3 (letter)"/>
    <w:basedOn w:val="Normal"/>
    <w:rsid w:val="003E3E37"/>
    <w:pPr>
      <w:numPr>
        <w:ilvl w:val="7"/>
        <w:numId w:val="8"/>
      </w:numPr>
      <w:spacing w:before="120" w:after="120" w:line="240" w:lineRule="auto"/>
      <w:jc w:val="both"/>
    </w:pPr>
    <w:rPr>
      <w:rFonts w:ascii="Times New Roman" w:eastAsia="Calibri" w:hAnsi="Times New Roman"/>
      <w:sz w:val="24"/>
      <w:szCs w:val="22"/>
      <w:lang w:val="en-GB" w:eastAsia="en-US"/>
    </w:rPr>
  </w:style>
  <w:style w:type="paragraph" w:customStyle="1" w:styleId="Point4letter">
    <w:name w:val="Point 4 (letter)"/>
    <w:basedOn w:val="Normal"/>
    <w:rsid w:val="003E3E37"/>
    <w:pPr>
      <w:numPr>
        <w:ilvl w:val="8"/>
        <w:numId w:val="8"/>
      </w:numPr>
      <w:spacing w:before="120" w:after="120" w:line="240" w:lineRule="auto"/>
      <w:jc w:val="both"/>
    </w:pPr>
    <w:rPr>
      <w:rFonts w:ascii="Times New Roman" w:eastAsia="Calibri" w:hAnsi="Times New Roman"/>
      <w:sz w:val="24"/>
      <w:szCs w:val="22"/>
      <w:lang w:val="en-GB" w:eastAsia="en-US"/>
    </w:rPr>
  </w:style>
  <w:style w:type="character" w:styleId="FootnoteReference">
    <w:name w:val="footnote reference"/>
    <w:uiPriority w:val="99"/>
    <w:semiHidden/>
    <w:unhideWhenUsed/>
    <w:rsid w:val="003E3E37"/>
    <w:rPr>
      <w:vertAlign w:val="superscript"/>
    </w:rPr>
  </w:style>
  <w:style w:type="character" w:styleId="CommentReference">
    <w:name w:val="annotation reference"/>
    <w:uiPriority w:val="99"/>
    <w:semiHidden/>
    <w:unhideWhenUsed/>
    <w:rsid w:val="003E3E37"/>
    <w:rPr>
      <w:sz w:val="16"/>
      <w:szCs w:val="16"/>
    </w:rPr>
  </w:style>
  <w:style w:type="character" w:styleId="UnresolvedMention">
    <w:name w:val="Unresolved Mention"/>
    <w:basedOn w:val="DefaultParagraphFont"/>
    <w:uiPriority w:val="99"/>
    <w:semiHidden/>
    <w:unhideWhenUsed/>
    <w:rsid w:val="00CF23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0933">
      <w:bodyDiv w:val="1"/>
      <w:marLeft w:val="0"/>
      <w:marRight w:val="0"/>
      <w:marTop w:val="0"/>
      <w:marBottom w:val="0"/>
      <w:divBdr>
        <w:top w:val="none" w:sz="0" w:space="0" w:color="auto"/>
        <w:left w:val="none" w:sz="0" w:space="0" w:color="auto"/>
        <w:bottom w:val="none" w:sz="0" w:space="0" w:color="auto"/>
        <w:right w:val="none" w:sz="0" w:space="0" w:color="auto"/>
      </w:divBdr>
    </w:div>
    <w:div w:id="365450418">
      <w:bodyDiv w:val="1"/>
      <w:marLeft w:val="0"/>
      <w:marRight w:val="0"/>
      <w:marTop w:val="0"/>
      <w:marBottom w:val="0"/>
      <w:divBdr>
        <w:top w:val="none" w:sz="0" w:space="0" w:color="auto"/>
        <w:left w:val="none" w:sz="0" w:space="0" w:color="auto"/>
        <w:bottom w:val="none" w:sz="0" w:space="0" w:color="auto"/>
        <w:right w:val="none" w:sz="0" w:space="0" w:color="auto"/>
      </w:divBdr>
    </w:div>
    <w:div w:id="5100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cmje.org/recommendations/browse/roles-and-responsibilities/defining-the-role-of-authors-and-contributors.html"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tns:customPropertyEditors xmlns:tns="http://schemas.microsoft.com/office/2006/customDocumentInformationPanel">
  <tns:showOnOpen>true</tns:showOnOpen>
  <tns:defaultPropertyEditorNamespace>Standard and SharePoint library properties</tns:defaultPropertyEditorNamespace>
</tns:customPropertyEditors>
</file>

<file path=customXml/item2.xml><?xml version="1.0" encoding="utf-8"?>
<ct:contentTypeSchema xmlns:ct="http://schemas.microsoft.com/office/2006/metadata/contentType" xmlns:ma="http://schemas.microsoft.com/office/2006/metadata/properties/metaAttributes" ct:_="" ma:_="" ma:contentTypeName="Document" ma:contentTypeID="0x01010026E96A0A690CE84F9E2F7CC9DAD20CA5" ma:contentTypeVersion="10" ma:contentTypeDescription="Een nieuw document maken." ma:contentTypeScope="" ma:versionID="44448083912d7d210d0569dad8fd897d">
  <xsd:schema xmlns:xsd="http://www.w3.org/2001/XMLSchema" xmlns:xs="http://www.w3.org/2001/XMLSchema" xmlns:p="http://schemas.microsoft.com/office/2006/metadata/properties" xmlns:ns2="4f373b2e-e3bc-4762-bb1f-77b51d42894a" targetNamespace="http://schemas.microsoft.com/office/2006/metadata/properties" ma:root="true" ma:fieldsID="777e147dfc4799e7d49f7abe921b4c5c" ns2:_="">
    <xsd:import namespace="4f373b2e-e3bc-4762-bb1f-77b51d42894a"/>
    <xsd:element name="properties">
      <xsd:complexType>
        <xsd:sequence>
          <xsd:element name="documentManagement">
            <xsd:complexType>
              <xsd:all>
                <xsd:element ref="ns2:Title0"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373b2e-e3bc-4762-bb1f-77b51d42894a" elementFormDefault="qualified">
    <xsd:import namespace="http://schemas.microsoft.com/office/2006/documentManagement/types"/>
    <xsd:import namespace="http://schemas.microsoft.com/office/infopath/2007/PartnerControls"/>
    <xsd:element name="Title0" ma:index="8" nillable="true" ma:displayName="Title" ma:description="" ma:internalName="Title0">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4402ae21-27d8-4dae-ba5d-e9ed6ec9395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itle0 xmlns="4f373b2e-e3bc-4762-bb1f-77b51d42894a" xsi:nil="true"/>
    <lcf76f155ced4ddcb4097134ff3c332f xmlns="4f373b2e-e3bc-4762-bb1f-77b51d42894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2DE733-943A-4279-B27B-A04BC6D2DED3}">
  <ds:schemaRefs>
    <ds:schemaRef ds:uri="http://schemas.microsoft.com/office/2006/customDocumentInformationPanel"/>
  </ds:schemaRefs>
</ds:datastoreItem>
</file>

<file path=customXml/itemProps2.xml><?xml version="1.0" encoding="utf-8"?>
<ds:datastoreItem xmlns:ds="http://schemas.openxmlformats.org/officeDocument/2006/customXml" ds:itemID="{2284779B-03F1-4C21-9F6C-A45AF4DCBD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373b2e-e3bc-4762-bb1f-77b51d4289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1DB25F-E784-4A10-ADBF-5E62E461256E}">
  <ds:schemaRefs>
    <ds:schemaRef ds:uri="http://schemas.microsoft.com/office/2006/metadata/properties"/>
    <ds:schemaRef ds:uri="http://schemas.microsoft.com/office/infopath/2007/PartnerControls"/>
    <ds:schemaRef ds:uri="4f373b2e-e3bc-4762-bb1f-77b51d42894a"/>
  </ds:schemaRefs>
</ds:datastoreItem>
</file>

<file path=customXml/itemProps4.xml><?xml version="1.0" encoding="utf-8"?>
<ds:datastoreItem xmlns:ds="http://schemas.openxmlformats.org/officeDocument/2006/customXml" ds:itemID="{CE26140B-59F6-48D2-98CA-4D2E2C5E02E4}">
  <ds:schemaRefs>
    <ds:schemaRef ds:uri="http://schemas.microsoft.com/sharepoint/v3/contenttype/forms"/>
  </ds:schemaRefs>
</ds:datastoreItem>
</file>

<file path=docMetadata/LabelInfo.xml><?xml version="1.0" encoding="utf-8"?>
<clbl:labelList xmlns:clbl="http://schemas.microsoft.com/office/2020/mipLabelMetadata">
  <clbl:label id="{084578d9-400d-4a5a-a7c7-e76ca47af400}" enabled="0" method="" siteId="{084578d9-400d-4a5a-a7c7-e76ca47af40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19</Pages>
  <Words>7903</Words>
  <Characters>42292</Characters>
  <Application>Microsoft Office Word</Application>
  <DocSecurity>0</DocSecurity>
  <Lines>352</Lines>
  <Paragraphs>100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Template - Data Sharing Agreement</vt:lpstr>
      <vt:lpstr/>
    </vt:vector>
  </TitlesOfParts>
  <Company>VAZ</Company>
  <LinksUpToDate>false</LinksUpToDate>
  <CharactersWithSpaces>50095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Data Sharing Agreement</dc:title>
  <dc:subject>Template - Data Sharing Agreement</dc:subject>
  <dc:creator>Anita van Dongen - NFU</dc:creator>
  <dc:description/>
  <cp:lastModifiedBy>Sofia Tzioridou</cp:lastModifiedBy>
  <cp:revision>40</cp:revision>
  <cp:lastPrinted>2020-05-28T12:44:00Z</cp:lastPrinted>
  <dcterms:created xsi:type="dcterms:W3CDTF">2026-04-16T14:31:00Z</dcterms:created>
  <dcterms:modified xsi:type="dcterms:W3CDTF">2026-04-21T17:45:00Z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0x01010026E96A0A690CE84F9E2F7CC9DAD20CA5</vt:lpwstr>
  </property>
  <property fmtid="{D5CDD505-2E9C-101B-9397-08002B2CF9AE}" pid="3" name="_dlc_DocIdItemGuid">
    <vt:lpwstr>53bfaf6a-6982-4cff-83ed-8df148cc4ccf</vt:lpwstr>
  </property>
  <property fmtid="{D5CDD505-2E9C-101B-9397-08002B2CF9AE}" pid="4" name="Soort stuk uit">
    <vt:lpwstr>Extern</vt:lpwstr>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ies>
</file>